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AA562D">
        <w:rPr>
          <w:b/>
          <w:color w:val="4F81BD" w:themeColor="accent1"/>
          <w:sz w:val="56"/>
        </w:rPr>
        <w:t xml:space="preserve"> 1.8</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837100" w:rsidP="005811AF">
      <w:pPr>
        <w:spacing w:after="0"/>
        <w:jc w:val="center"/>
      </w:pPr>
      <w:hyperlink r:id="rId9" w:history="1">
        <w:r w:rsidR="005811AF" w:rsidRPr="00523F1B">
          <w:rPr>
            <w:rStyle w:val="Hyperlink"/>
          </w:rPr>
          <w:t>akapetanovic@gmail.com</w:t>
        </w:r>
      </w:hyperlink>
    </w:p>
    <w:p w:rsidR="007C47E0" w:rsidRDefault="00D53C38" w:rsidP="00D53C38">
      <w:pPr>
        <w:spacing w:after="0"/>
        <w:jc w:val="center"/>
        <w:rPr>
          <w:color w:val="4F81BD" w:themeColor="accent1"/>
        </w:rPr>
      </w:pPr>
      <w:r>
        <w:rPr>
          <w:color w:val="4F81BD" w:themeColor="accent1"/>
        </w:rPr>
        <w:fldChar w:fldCharType="begin"/>
      </w:r>
      <w:r>
        <w:rPr>
          <w:color w:val="4F81BD" w:themeColor="accent1"/>
        </w:rPr>
        <w:instrText xml:space="preserve"> DATE \@ "MMMM d, yyyy" </w:instrText>
      </w:r>
      <w:r>
        <w:rPr>
          <w:color w:val="4F81BD" w:themeColor="accent1"/>
        </w:rPr>
        <w:fldChar w:fldCharType="separate"/>
      </w:r>
      <w:r w:rsidR="006B7076">
        <w:rPr>
          <w:noProof/>
          <w:color w:val="4F81BD" w:themeColor="accent1"/>
        </w:rPr>
        <w:t>November 20, 2012</w:t>
      </w:r>
      <w:r>
        <w:rPr>
          <w:color w:val="4F81BD" w:themeColor="accent1"/>
        </w:rPr>
        <w:fldChar w:fldCharType="end"/>
      </w:r>
    </w:p>
    <w:p w:rsidR="00D53C38" w:rsidRDefault="00D53C38" w:rsidP="00D53C38">
      <w:pPr>
        <w:spacing w:after="0"/>
        <w:jc w:val="center"/>
      </w:pPr>
    </w:p>
    <w:p w:rsidR="005811AF" w:rsidRDefault="0009718D">
      <w:r>
        <w:rPr>
          <w:noProof/>
        </w:rPr>
        <w:drawing>
          <wp:inline distT="0" distB="0" distL="0" distR="0">
            <wp:extent cx="6970143" cy="4692770"/>
            <wp:effectExtent l="0" t="0" r="0" b="0"/>
            <wp:docPr id="53" name="Picture 53" descr="C:\Users\CAAS\Desktop\ScreenHunter_38 Nov. 18 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AS\Desktop\ScreenHunter_38 Nov. 18 16.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0195" cy="4692805"/>
                    </a:xfrm>
                    <a:prstGeom prst="rect">
                      <a:avLst/>
                    </a:prstGeom>
                    <a:noFill/>
                    <a:ln>
                      <a:noFill/>
                    </a:ln>
                  </pic:spPr>
                </pic:pic>
              </a:graphicData>
            </a:graphic>
          </wp:inline>
        </w:drawing>
      </w:r>
      <w:r w:rsidR="005811AF">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1E2860" w:rsidRDefault="00386980">
          <w:pPr>
            <w:pStyle w:val="TOC1"/>
            <w:tabs>
              <w:tab w:val="right" w:leader="dot" w:pos="10160"/>
            </w:tabs>
            <w:rPr>
              <w:noProof/>
            </w:rPr>
          </w:pPr>
          <w:r>
            <w:fldChar w:fldCharType="begin"/>
          </w:r>
          <w:r w:rsidR="00F6014A">
            <w:instrText xml:space="preserve"> TOC \o "1-3" \h \z \u </w:instrText>
          </w:r>
          <w:r>
            <w:fldChar w:fldCharType="separate"/>
          </w:r>
          <w:hyperlink w:anchor="_Toc341022406" w:history="1">
            <w:r w:rsidR="001E2860" w:rsidRPr="00920C52">
              <w:rPr>
                <w:rStyle w:val="Hyperlink"/>
                <w:noProof/>
              </w:rPr>
              <w:t>Preface</w:t>
            </w:r>
            <w:r w:rsidR="001E2860">
              <w:rPr>
                <w:noProof/>
                <w:webHidden/>
              </w:rPr>
              <w:tab/>
            </w:r>
            <w:r w:rsidR="001E2860">
              <w:rPr>
                <w:noProof/>
                <w:webHidden/>
              </w:rPr>
              <w:fldChar w:fldCharType="begin"/>
            </w:r>
            <w:r w:rsidR="001E2860">
              <w:rPr>
                <w:noProof/>
                <w:webHidden/>
              </w:rPr>
              <w:instrText xml:space="preserve"> PAGEREF _Toc341022406 \h </w:instrText>
            </w:r>
            <w:r w:rsidR="001E2860">
              <w:rPr>
                <w:noProof/>
                <w:webHidden/>
              </w:rPr>
            </w:r>
            <w:r w:rsidR="001E2860">
              <w:rPr>
                <w:noProof/>
                <w:webHidden/>
              </w:rPr>
              <w:fldChar w:fldCharType="separate"/>
            </w:r>
            <w:r w:rsidR="001E2860">
              <w:rPr>
                <w:noProof/>
                <w:webHidden/>
              </w:rPr>
              <w:t>15</w:t>
            </w:r>
            <w:r w:rsidR="001E2860">
              <w:rPr>
                <w:noProof/>
                <w:webHidden/>
              </w:rPr>
              <w:fldChar w:fldCharType="end"/>
            </w:r>
          </w:hyperlink>
        </w:p>
        <w:p w:rsidR="001E2860" w:rsidRDefault="00837100">
          <w:pPr>
            <w:pStyle w:val="TOC1"/>
            <w:tabs>
              <w:tab w:val="right" w:leader="dot" w:pos="10160"/>
            </w:tabs>
            <w:rPr>
              <w:noProof/>
            </w:rPr>
          </w:pPr>
          <w:hyperlink w:anchor="_Toc341022407" w:history="1">
            <w:r w:rsidR="001E2860" w:rsidRPr="00920C52">
              <w:rPr>
                <w:rStyle w:val="Hyperlink"/>
                <w:noProof/>
              </w:rPr>
              <w:t>Initial Setup</w:t>
            </w:r>
            <w:r w:rsidR="001E2860">
              <w:rPr>
                <w:noProof/>
                <w:webHidden/>
              </w:rPr>
              <w:tab/>
            </w:r>
            <w:r w:rsidR="001E2860">
              <w:rPr>
                <w:noProof/>
                <w:webHidden/>
              </w:rPr>
              <w:fldChar w:fldCharType="begin"/>
            </w:r>
            <w:r w:rsidR="001E2860">
              <w:rPr>
                <w:noProof/>
                <w:webHidden/>
              </w:rPr>
              <w:instrText xml:space="preserve"> PAGEREF _Toc341022407 \h </w:instrText>
            </w:r>
            <w:r w:rsidR="001E2860">
              <w:rPr>
                <w:noProof/>
                <w:webHidden/>
              </w:rPr>
            </w:r>
            <w:r w:rsidR="001E2860">
              <w:rPr>
                <w:noProof/>
                <w:webHidden/>
              </w:rPr>
              <w:fldChar w:fldCharType="separate"/>
            </w:r>
            <w:r w:rsidR="001E2860">
              <w:rPr>
                <w:noProof/>
                <w:webHidden/>
              </w:rPr>
              <w:t>16</w:t>
            </w:r>
            <w:r w:rsidR="001E2860">
              <w:rPr>
                <w:noProof/>
                <w:webHidden/>
              </w:rPr>
              <w:fldChar w:fldCharType="end"/>
            </w:r>
          </w:hyperlink>
        </w:p>
        <w:p w:rsidR="001E2860" w:rsidRDefault="00837100">
          <w:pPr>
            <w:pStyle w:val="TOC1"/>
            <w:tabs>
              <w:tab w:val="right" w:leader="dot" w:pos="10160"/>
            </w:tabs>
            <w:rPr>
              <w:noProof/>
            </w:rPr>
          </w:pPr>
          <w:hyperlink w:anchor="_Toc341022408" w:history="1">
            <w:r w:rsidR="001E2860" w:rsidRPr="00920C52">
              <w:rPr>
                <w:rStyle w:val="Hyperlink"/>
                <w:noProof/>
              </w:rPr>
              <w:t>Main Windows and Functionality</w:t>
            </w:r>
            <w:r w:rsidR="001E2860">
              <w:rPr>
                <w:noProof/>
                <w:webHidden/>
              </w:rPr>
              <w:tab/>
            </w:r>
            <w:r w:rsidR="001E2860">
              <w:rPr>
                <w:noProof/>
                <w:webHidden/>
              </w:rPr>
              <w:fldChar w:fldCharType="begin"/>
            </w:r>
            <w:r w:rsidR="001E2860">
              <w:rPr>
                <w:noProof/>
                <w:webHidden/>
              </w:rPr>
              <w:instrText xml:space="preserve"> PAGEREF _Toc341022408 \h </w:instrText>
            </w:r>
            <w:r w:rsidR="001E2860">
              <w:rPr>
                <w:noProof/>
                <w:webHidden/>
              </w:rPr>
            </w:r>
            <w:r w:rsidR="001E2860">
              <w:rPr>
                <w:noProof/>
                <w:webHidden/>
              </w:rPr>
              <w:fldChar w:fldCharType="separate"/>
            </w:r>
            <w:r w:rsidR="001E2860">
              <w:rPr>
                <w:noProof/>
                <w:webHidden/>
              </w:rPr>
              <w:t>18</w:t>
            </w:r>
            <w:r w:rsidR="001E2860">
              <w:rPr>
                <w:noProof/>
                <w:webHidden/>
              </w:rPr>
              <w:fldChar w:fldCharType="end"/>
            </w:r>
          </w:hyperlink>
        </w:p>
        <w:p w:rsidR="001E2860" w:rsidRDefault="00837100">
          <w:pPr>
            <w:pStyle w:val="TOC1"/>
            <w:tabs>
              <w:tab w:val="right" w:leader="dot" w:pos="10160"/>
            </w:tabs>
            <w:rPr>
              <w:noProof/>
            </w:rPr>
          </w:pPr>
          <w:hyperlink w:anchor="_Toc341022409" w:history="1">
            <w:r w:rsidR="001E2860" w:rsidRPr="00920C52">
              <w:rPr>
                <w:rStyle w:val="Hyperlink"/>
                <w:noProof/>
              </w:rPr>
              <w:t>Setting up a connection</w:t>
            </w:r>
            <w:r w:rsidR="001E2860">
              <w:rPr>
                <w:noProof/>
                <w:webHidden/>
              </w:rPr>
              <w:tab/>
            </w:r>
            <w:r w:rsidR="001E2860">
              <w:rPr>
                <w:noProof/>
                <w:webHidden/>
              </w:rPr>
              <w:fldChar w:fldCharType="begin"/>
            </w:r>
            <w:r w:rsidR="001E2860">
              <w:rPr>
                <w:noProof/>
                <w:webHidden/>
              </w:rPr>
              <w:instrText xml:space="preserve"> PAGEREF _Toc341022409 \h </w:instrText>
            </w:r>
            <w:r w:rsidR="001E2860">
              <w:rPr>
                <w:noProof/>
                <w:webHidden/>
              </w:rPr>
            </w:r>
            <w:r w:rsidR="001E2860">
              <w:rPr>
                <w:noProof/>
                <w:webHidden/>
              </w:rPr>
              <w:fldChar w:fldCharType="separate"/>
            </w:r>
            <w:r w:rsidR="001E2860">
              <w:rPr>
                <w:noProof/>
                <w:webHidden/>
              </w:rPr>
              <w:t>18</w:t>
            </w:r>
            <w:r w:rsidR="001E2860">
              <w:rPr>
                <w:noProof/>
                <w:webHidden/>
              </w:rPr>
              <w:fldChar w:fldCharType="end"/>
            </w:r>
          </w:hyperlink>
        </w:p>
        <w:p w:rsidR="001E2860" w:rsidRDefault="00837100">
          <w:pPr>
            <w:pStyle w:val="TOC3"/>
            <w:tabs>
              <w:tab w:val="right" w:leader="dot" w:pos="10160"/>
            </w:tabs>
            <w:rPr>
              <w:noProof/>
            </w:rPr>
          </w:pPr>
          <w:hyperlink w:anchor="_Toc341022410" w:history="1">
            <w:r w:rsidR="001E2860">
              <w:rPr>
                <w:noProof/>
                <w:webHidden/>
              </w:rPr>
              <w:tab/>
            </w:r>
            <w:r w:rsidR="001E2860">
              <w:rPr>
                <w:noProof/>
                <w:webHidden/>
              </w:rPr>
              <w:fldChar w:fldCharType="begin"/>
            </w:r>
            <w:r w:rsidR="001E2860">
              <w:rPr>
                <w:noProof/>
                <w:webHidden/>
              </w:rPr>
              <w:instrText xml:space="preserve"> PAGEREF _Toc341022410 \h </w:instrText>
            </w:r>
            <w:r w:rsidR="001E2860">
              <w:rPr>
                <w:noProof/>
                <w:webHidden/>
              </w:rPr>
            </w:r>
            <w:r w:rsidR="001E2860">
              <w:rPr>
                <w:noProof/>
                <w:webHidden/>
              </w:rPr>
              <w:fldChar w:fldCharType="separate"/>
            </w:r>
            <w:r w:rsidR="001E2860">
              <w:rPr>
                <w:noProof/>
                <w:webHidden/>
              </w:rPr>
              <w:t>18</w:t>
            </w:r>
            <w:r w:rsidR="001E2860">
              <w:rPr>
                <w:noProof/>
                <w:webHidden/>
              </w:rPr>
              <w:fldChar w:fldCharType="end"/>
            </w:r>
          </w:hyperlink>
        </w:p>
        <w:p w:rsidR="001E2860" w:rsidRDefault="00837100">
          <w:pPr>
            <w:pStyle w:val="TOC3"/>
            <w:tabs>
              <w:tab w:val="right" w:leader="dot" w:pos="10160"/>
            </w:tabs>
            <w:rPr>
              <w:noProof/>
            </w:rPr>
          </w:pPr>
          <w:hyperlink w:anchor="_Toc341022411" w:history="1">
            <w:r w:rsidR="001E2860" w:rsidRPr="00920C52">
              <w:rPr>
                <w:rStyle w:val="Hyperlink"/>
                <w:noProof/>
              </w:rPr>
              <w:t>Figure 1: Connection Screen</w:t>
            </w:r>
            <w:r w:rsidR="001E2860">
              <w:rPr>
                <w:noProof/>
                <w:webHidden/>
              </w:rPr>
              <w:tab/>
            </w:r>
            <w:r w:rsidR="001E2860">
              <w:rPr>
                <w:noProof/>
                <w:webHidden/>
              </w:rPr>
              <w:fldChar w:fldCharType="begin"/>
            </w:r>
            <w:r w:rsidR="001E2860">
              <w:rPr>
                <w:noProof/>
                <w:webHidden/>
              </w:rPr>
              <w:instrText xml:space="preserve"> PAGEREF _Toc341022411 \h </w:instrText>
            </w:r>
            <w:r w:rsidR="001E2860">
              <w:rPr>
                <w:noProof/>
                <w:webHidden/>
              </w:rPr>
            </w:r>
            <w:r w:rsidR="001E2860">
              <w:rPr>
                <w:noProof/>
                <w:webHidden/>
              </w:rPr>
              <w:fldChar w:fldCharType="separate"/>
            </w:r>
            <w:r w:rsidR="001E2860">
              <w:rPr>
                <w:noProof/>
                <w:webHidden/>
              </w:rPr>
              <w:t>18</w:t>
            </w:r>
            <w:r w:rsidR="001E2860">
              <w:rPr>
                <w:noProof/>
                <w:webHidden/>
              </w:rPr>
              <w:fldChar w:fldCharType="end"/>
            </w:r>
          </w:hyperlink>
        </w:p>
        <w:p w:rsidR="001E2860" w:rsidRDefault="00837100">
          <w:pPr>
            <w:pStyle w:val="TOC1"/>
            <w:tabs>
              <w:tab w:val="right" w:leader="dot" w:pos="10160"/>
            </w:tabs>
            <w:rPr>
              <w:noProof/>
            </w:rPr>
          </w:pPr>
          <w:hyperlink w:anchor="_Toc341022412" w:history="1">
            <w:r w:rsidR="001E2860" w:rsidRPr="00920C52">
              <w:rPr>
                <w:rStyle w:val="Hyperlink"/>
                <w:noProof/>
              </w:rPr>
              <w:t>Start processing data</w:t>
            </w:r>
            <w:r w:rsidR="001E2860">
              <w:rPr>
                <w:noProof/>
                <w:webHidden/>
              </w:rPr>
              <w:tab/>
            </w:r>
            <w:r w:rsidR="001E2860">
              <w:rPr>
                <w:noProof/>
                <w:webHidden/>
              </w:rPr>
              <w:fldChar w:fldCharType="begin"/>
            </w:r>
            <w:r w:rsidR="001E2860">
              <w:rPr>
                <w:noProof/>
                <w:webHidden/>
              </w:rPr>
              <w:instrText xml:space="preserve"> PAGEREF _Toc341022412 \h </w:instrText>
            </w:r>
            <w:r w:rsidR="001E2860">
              <w:rPr>
                <w:noProof/>
                <w:webHidden/>
              </w:rPr>
            </w:r>
            <w:r w:rsidR="001E2860">
              <w:rPr>
                <w:noProof/>
                <w:webHidden/>
              </w:rPr>
              <w:fldChar w:fldCharType="separate"/>
            </w:r>
            <w:r w:rsidR="001E2860">
              <w:rPr>
                <w:noProof/>
                <w:webHidden/>
              </w:rPr>
              <w:t>19</w:t>
            </w:r>
            <w:r w:rsidR="001E2860">
              <w:rPr>
                <w:noProof/>
                <w:webHidden/>
              </w:rPr>
              <w:fldChar w:fldCharType="end"/>
            </w:r>
          </w:hyperlink>
        </w:p>
        <w:p w:rsidR="001E2860" w:rsidRDefault="00837100">
          <w:pPr>
            <w:pStyle w:val="TOC3"/>
            <w:tabs>
              <w:tab w:val="right" w:leader="dot" w:pos="10160"/>
            </w:tabs>
            <w:rPr>
              <w:noProof/>
            </w:rPr>
          </w:pPr>
          <w:hyperlink w:anchor="_Toc341022413" w:history="1">
            <w:r w:rsidR="001E2860">
              <w:rPr>
                <w:noProof/>
                <w:webHidden/>
              </w:rPr>
              <w:tab/>
            </w:r>
            <w:r w:rsidR="001E2860">
              <w:rPr>
                <w:noProof/>
                <w:webHidden/>
              </w:rPr>
              <w:fldChar w:fldCharType="begin"/>
            </w:r>
            <w:r w:rsidR="001E2860">
              <w:rPr>
                <w:noProof/>
                <w:webHidden/>
              </w:rPr>
              <w:instrText xml:space="preserve"> PAGEREF _Toc341022413 \h </w:instrText>
            </w:r>
            <w:r w:rsidR="001E2860">
              <w:rPr>
                <w:noProof/>
                <w:webHidden/>
              </w:rPr>
            </w:r>
            <w:r w:rsidR="001E2860">
              <w:rPr>
                <w:noProof/>
                <w:webHidden/>
              </w:rPr>
              <w:fldChar w:fldCharType="separate"/>
            </w:r>
            <w:r w:rsidR="001E2860">
              <w:rPr>
                <w:noProof/>
                <w:webHidden/>
              </w:rPr>
              <w:t>19</w:t>
            </w:r>
            <w:r w:rsidR="001E2860">
              <w:rPr>
                <w:noProof/>
                <w:webHidden/>
              </w:rPr>
              <w:fldChar w:fldCharType="end"/>
            </w:r>
          </w:hyperlink>
        </w:p>
        <w:p w:rsidR="001E2860" w:rsidRDefault="00837100">
          <w:pPr>
            <w:pStyle w:val="TOC3"/>
            <w:tabs>
              <w:tab w:val="right" w:leader="dot" w:pos="10160"/>
            </w:tabs>
            <w:rPr>
              <w:noProof/>
            </w:rPr>
          </w:pPr>
          <w:hyperlink w:anchor="_Toc341022414" w:history="1">
            <w:r w:rsidR="001E2860" w:rsidRPr="00920C52">
              <w:rPr>
                <w:rStyle w:val="Hyperlink"/>
                <w:noProof/>
              </w:rPr>
              <w:t>Figure 2: Main Display Window, with full screen selected</w:t>
            </w:r>
            <w:r w:rsidR="001E2860">
              <w:rPr>
                <w:noProof/>
                <w:webHidden/>
              </w:rPr>
              <w:tab/>
            </w:r>
            <w:r w:rsidR="001E2860">
              <w:rPr>
                <w:noProof/>
                <w:webHidden/>
              </w:rPr>
              <w:fldChar w:fldCharType="begin"/>
            </w:r>
            <w:r w:rsidR="001E2860">
              <w:rPr>
                <w:noProof/>
                <w:webHidden/>
              </w:rPr>
              <w:instrText xml:space="preserve"> PAGEREF _Toc341022414 \h </w:instrText>
            </w:r>
            <w:r w:rsidR="001E2860">
              <w:rPr>
                <w:noProof/>
                <w:webHidden/>
              </w:rPr>
            </w:r>
            <w:r w:rsidR="001E2860">
              <w:rPr>
                <w:noProof/>
                <w:webHidden/>
              </w:rPr>
              <w:fldChar w:fldCharType="separate"/>
            </w:r>
            <w:r w:rsidR="001E2860">
              <w:rPr>
                <w:noProof/>
                <w:webHidden/>
              </w:rPr>
              <w:t>19</w:t>
            </w:r>
            <w:r w:rsidR="001E2860">
              <w:rPr>
                <w:noProof/>
                <w:webHidden/>
              </w:rPr>
              <w:fldChar w:fldCharType="end"/>
            </w:r>
          </w:hyperlink>
        </w:p>
        <w:p w:rsidR="001E2860" w:rsidRDefault="00837100">
          <w:pPr>
            <w:pStyle w:val="TOC3"/>
            <w:tabs>
              <w:tab w:val="right" w:leader="dot" w:pos="10160"/>
            </w:tabs>
            <w:rPr>
              <w:noProof/>
            </w:rPr>
          </w:pPr>
          <w:hyperlink w:anchor="_Toc341022415" w:history="1">
            <w:r w:rsidR="001E2860" w:rsidRPr="00920C52">
              <w:rPr>
                <w:rStyle w:val="Hyperlink"/>
                <w:noProof/>
              </w:rPr>
              <w:t>Figure 3: Main Display Window (DISPLAY FROZEN)</w:t>
            </w:r>
            <w:r w:rsidR="001E2860">
              <w:rPr>
                <w:noProof/>
                <w:webHidden/>
              </w:rPr>
              <w:tab/>
            </w:r>
            <w:r w:rsidR="001E2860">
              <w:rPr>
                <w:noProof/>
                <w:webHidden/>
              </w:rPr>
              <w:fldChar w:fldCharType="begin"/>
            </w:r>
            <w:r w:rsidR="001E2860">
              <w:rPr>
                <w:noProof/>
                <w:webHidden/>
              </w:rPr>
              <w:instrText xml:space="preserve"> PAGEREF _Toc341022415 \h </w:instrText>
            </w:r>
            <w:r w:rsidR="001E2860">
              <w:rPr>
                <w:noProof/>
                <w:webHidden/>
              </w:rPr>
            </w:r>
            <w:r w:rsidR="001E2860">
              <w:rPr>
                <w:noProof/>
                <w:webHidden/>
              </w:rPr>
              <w:fldChar w:fldCharType="separate"/>
            </w:r>
            <w:r w:rsidR="001E2860">
              <w:rPr>
                <w:noProof/>
                <w:webHidden/>
              </w:rPr>
              <w:t>20</w:t>
            </w:r>
            <w:r w:rsidR="001E2860">
              <w:rPr>
                <w:noProof/>
                <w:webHidden/>
              </w:rPr>
              <w:fldChar w:fldCharType="end"/>
            </w:r>
          </w:hyperlink>
        </w:p>
        <w:p w:rsidR="001E2860" w:rsidRDefault="00837100">
          <w:pPr>
            <w:pStyle w:val="TOC3"/>
            <w:tabs>
              <w:tab w:val="right" w:leader="dot" w:pos="10160"/>
            </w:tabs>
            <w:rPr>
              <w:noProof/>
            </w:rPr>
          </w:pPr>
          <w:hyperlink w:anchor="_Toc341022416" w:history="1">
            <w:r w:rsidR="001E2860">
              <w:rPr>
                <w:noProof/>
                <w:webHidden/>
              </w:rPr>
              <w:tab/>
            </w:r>
            <w:r w:rsidR="001E2860">
              <w:rPr>
                <w:noProof/>
                <w:webHidden/>
              </w:rPr>
              <w:fldChar w:fldCharType="begin"/>
            </w:r>
            <w:r w:rsidR="001E2860">
              <w:rPr>
                <w:noProof/>
                <w:webHidden/>
              </w:rPr>
              <w:instrText xml:space="preserve"> PAGEREF _Toc341022416 \h </w:instrText>
            </w:r>
            <w:r w:rsidR="001E2860">
              <w:rPr>
                <w:noProof/>
                <w:webHidden/>
              </w:rPr>
            </w:r>
            <w:r w:rsidR="001E2860">
              <w:rPr>
                <w:noProof/>
                <w:webHidden/>
              </w:rPr>
              <w:fldChar w:fldCharType="separate"/>
            </w:r>
            <w:r w:rsidR="001E2860">
              <w:rPr>
                <w:noProof/>
                <w:webHidden/>
              </w:rPr>
              <w:t>21</w:t>
            </w:r>
            <w:r w:rsidR="001E2860">
              <w:rPr>
                <w:noProof/>
                <w:webHidden/>
              </w:rPr>
              <w:fldChar w:fldCharType="end"/>
            </w:r>
          </w:hyperlink>
        </w:p>
        <w:p w:rsidR="001E2860" w:rsidRDefault="00837100">
          <w:pPr>
            <w:pStyle w:val="TOC3"/>
            <w:tabs>
              <w:tab w:val="right" w:leader="dot" w:pos="10160"/>
            </w:tabs>
            <w:rPr>
              <w:noProof/>
            </w:rPr>
          </w:pPr>
          <w:hyperlink w:anchor="_Toc341022417" w:history="1">
            <w:r w:rsidR="001E2860" w:rsidRPr="00920C52">
              <w:rPr>
                <w:rStyle w:val="Hyperlink"/>
                <w:noProof/>
              </w:rPr>
              <w:t>Figure 4: Main Capture Window</w:t>
            </w:r>
            <w:r w:rsidR="001E2860">
              <w:rPr>
                <w:noProof/>
                <w:webHidden/>
              </w:rPr>
              <w:tab/>
            </w:r>
            <w:r w:rsidR="001E2860">
              <w:rPr>
                <w:noProof/>
                <w:webHidden/>
              </w:rPr>
              <w:fldChar w:fldCharType="begin"/>
            </w:r>
            <w:r w:rsidR="001E2860">
              <w:rPr>
                <w:noProof/>
                <w:webHidden/>
              </w:rPr>
              <w:instrText xml:space="preserve"> PAGEREF _Toc341022417 \h </w:instrText>
            </w:r>
            <w:r w:rsidR="001E2860">
              <w:rPr>
                <w:noProof/>
                <w:webHidden/>
              </w:rPr>
            </w:r>
            <w:r w:rsidR="001E2860">
              <w:rPr>
                <w:noProof/>
                <w:webHidden/>
              </w:rPr>
              <w:fldChar w:fldCharType="separate"/>
            </w:r>
            <w:r w:rsidR="001E2860">
              <w:rPr>
                <w:noProof/>
                <w:webHidden/>
              </w:rPr>
              <w:t>21</w:t>
            </w:r>
            <w:r w:rsidR="001E2860">
              <w:rPr>
                <w:noProof/>
                <w:webHidden/>
              </w:rPr>
              <w:fldChar w:fldCharType="end"/>
            </w:r>
          </w:hyperlink>
        </w:p>
        <w:p w:rsidR="001E2860" w:rsidRDefault="00837100">
          <w:pPr>
            <w:pStyle w:val="TOC1"/>
            <w:tabs>
              <w:tab w:val="right" w:leader="dot" w:pos="10160"/>
            </w:tabs>
            <w:rPr>
              <w:noProof/>
            </w:rPr>
          </w:pPr>
          <w:hyperlink w:anchor="_Toc341022418" w:history="1">
            <w:r w:rsidR="001E2860" w:rsidRPr="00920C52">
              <w:rPr>
                <w:rStyle w:val="Hyperlink"/>
                <w:noProof/>
              </w:rPr>
              <w:t>Data Item Presence</w:t>
            </w:r>
            <w:r w:rsidR="001E2860">
              <w:rPr>
                <w:noProof/>
                <w:webHidden/>
              </w:rPr>
              <w:tab/>
            </w:r>
            <w:r w:rsidR="001E2860">
              <w:rPr>
                <w:noProof/>
                <w:webHidden/>
              </w:rPr>
              <w:fldChar w:fldCharType="begin"/>
            </w:r>
            <w:r w:rsidR="001E2860">
              <w:rPr>
                <w:noProof/>
                <w:webHidden/>
              </w:rPr>
              <w:instrText xml:space="preserve"> PAGEREF _Toc341022418 \h </w:instrText>
            </w:r>
            <w:r w:rsidR="001E2860">
              <w:rPr>
                <w:noProof/>
                <w:webHidden/>
              </w:rPr>
            </w:r>
            <w:r w:rsidR="001E2860">
              <w:rPr>
                <w:noProof/>
                <w:webHidden/>
              </w:rPr>
              <w:fldChar w:fldCharType="separate"/>
            </w:r>
            <w:r w:rsidR="001E2860">
              <w:rPr>
                <w:noProof/>
                <w:webHidden/>
              </w:rPr>
              <w:t>22</w:t>
            </w:r>
            <w:r w:rsidR="001E2860">
              <w:rPr>
                <w:noProof/>
                <w:webHidden/>
              </w:rPr>
              <w:fldChar w:fldCharType="end"/>
            </w:r>
          </w:hyperlink>
        </w:p>
        <w:p w:rsidR="001E2860" w:rsidRDefault="00837100">
          <w:pPr>
            <w:pStyle w:val="TOC3"/>
            <w:tabs>
              <w:tab w:val="right" w:leader="dot" w:pos="10160"/>
            </w:tabs>
            <w:rPr>
              <w:noProof/>
            </w:rPr>
          </w:pPr>
          <w:hyperlink w:anchor="_Toc341022419" w:history="1">
            <w:r w:rsidR="001E2860">
              <w:rPr>
                <w:noProof/>
                <w:webHidden/>
              </w:rPr>
              <w:tab/>
            </w:r>
            <w:r w:rsidR="001E2860">
              <w:rPr>
                <w:noProof/>
                <w:webHidden/>
              </w:rPr>
              <w:fldChar w:fldCharType="begin"/>
            </w:r>
            <w:r w:rsidR="001E2860">
              <w:rPr>
                <w:noProof/>
                <w:webHidden/>
              </w:rPr>
              <w:instrText xml:space="preserve"> PAGEREF _Toc341022419 \h </w:instrText>
            </w:r>
            <w:r w:rsidR="001E2860">
              <w:rPr>
                <w:noProof/>
                <w:webHidden/>
              </w:rPr>
            </w:r>
            <w:r w:rsidR="001E2860">
              <w:rPr>
                <w:noProof/>
                <w:webHidden/>
              </w:rPr>
              <w:fldChar w:fldCharType="separate"/>
            </w:r>
            <w:r w:rsidR="001E2860">
              <w:rPr>
                <w:noProof/>
                <w:webHidden/>
              </w:rPr>
              <w:t>22</w:t>
            </w:r>
            <w:r w:rsidR="001E2860">
              <w:rPr>
                <w:noProof/>
                <w:webHidden/>
              </w:rPr>
              <w:fldChar w:fldCharType="end"/>
            </w:r>
          </w:hyperlink>
        </w:p>
        <w:p w:rsidR="001E2860" w:rsidRDefault="00837100">
          <w:pPr>
            <w:pStyle w:val="TOC3"/>
            <w:tabs>
              <w:tab w:val="right" w:leader="dot" w:pos="10160"/>
            </w:tabs>
            <w:rPr>
              <w:noProof/>
            </w:rPr>
          </w:pPr>
          <w:hyperlink w:anchor="_Toc341022420" w:history="1">
            <w:r w:rsidR="001E2860" w:rsidRPr="00920C52">
              <w:rPr>
                <w:rStyle w:val="Hyperlink"/>
                <w:noProof/>
              </w:rPr>
              <w:t>Figure 5: Data Item presences</w:t>
            </w:r>
            <w:r w:rsidR="001E2860">
              <w:rPr>
                <w:noProof/>
                <w:webHidden/>
              </w:rPr>
              <w:tab/>
            </w:r>
            <w:r w:rsidR="001E2860">
              <w:rPr>
                <w:noProof/>
                <w:webHidden/>
              </w:rPr>
              <w:fldChar w:fldCharType="begin"/>
            </w:r>
            <w:r w:rsidR="001E2860">
              <w:rPr>
                <w:noProof/>
                <w:webHidden/>
              </w:rPr>
              <w:instrText xml:space="preserve"> PAGEREF _Toc341022420 \h </w:instrText>
            </w:r>
            <w:r w:rsidR="001E2860">
              <w:rPr>
                <w:noProof/>
                <w:webHidden/>
              </w:rPr>
            </w:r>
            <w:r w:rsidR="001E2860">
              <w:rPr>
                <w:noProof/>
                <w:webHidden/>
              </w:rPr>
              <w:fldChar w:fldCharType="separate"/>
            </w:r>
            <w:r w:rsidR="001E2860">
              <w:rPr>
                <w:noProof/>
                <w:webHidden/>
              </w:rPr>
              <w:t>22</w:t>
            </w:r>
            <w:r w:rsidR="001E2860">
              <w:rPr>
                <w:noProof/>
                <w:webHidden/>
              </w:rPr>
              <w:fldChar w:fldCharType="end"/>
            </w:r>
          </w:hyperlink>
        </w:p>
        <w:p w:rsidR="001E2860" w:rsidRDefault="00837100">
          <w:pPr>
            <w:pStyle w:val="TOC1"/>
            <w:tabs>
              <w:tab w:val="right" w:leader="dot" w:pos="10160"/>
            </w:tabs>
            <w:rPr>
              <w:noProof/>
            </w:rPr>
          </w:pPr>
          <w:hyperlink w:anchor="_Toc341022421" w:history="1">
            <w:r w:rsidR="001E2860" w:rsidRPr="00920C52">
              <w:rPr>
                <w:rStyle w:val="Hyperlink"/>
                <w:noProof/>
              </w:rPr>
              <w:t>Data Item View</w:t>
            </w:r>
            <w:r w:rsidR="001E2860">
              <w:rPr>
                <w:noProof/>
                <w:webHidden/>
              </w:rPr>
              <w:tab/>
            </w:r>
            <w:r w:rsidR="001E2860">
              <w:rPr>
                <w:noProof/>
                <w:webHidden/>
              </w:rPr>
              <w:fldChar w:fldCharType="begin"/>
            </w:r>
            <w:r w:rsidR="001E2860">
              <w:rPr>
                <w:noProof/>
                <w:webHidden/>
              </w:rPr>
              <w:instrText xml:space="preserve"> PAGEREF _Toc341022421 \h </w:instrText>
            </w:r>
            <w:r w:rsidR="001E2860">
              <w:rPr>
                <w:noProof/>
                <w:webHidden/>
              </w:rPr>
            </w:r>
            <w:r w:rsidR="001E2860">
              <w:rPr>
                <w:noProof/>
                <w:webHidden/>
              </w:rPr>
              <w:fldChar w:fldCharType="separate"/>
            </w:r>
            <w:r w:rsidR="001E2860">
              <w:rPr>
                <w:noProof/>
                <w:webHidden/>
              </w:rPr>
              <w:t>23</w:t>
            </w:r>
            <w:r w:rsidR="001E2860">
              <w:rPr>
                <w:noProof/>
                <w:webHidden/>
              </w:rPr>
              <w:fldChar w:fldCharType="end"/>
            </w:r>
          </w:hyperlink>
        </w:p>
        <w:p w:rsidR="001E2860" w:rsidRDefault="00837100">
          <w:pPr>
            <w:pStyle w:val="TOC3"/>
            <w:tabs>
              <w:tab w:val="right" w:leader="dot" w:pos="10160"/>
            </w:tabs>
            <w:rPr>
              <w:noProof/>
            </w:rPr>
          </w:pPr>
          <w:hyperlink w:anchor="_Toc341022422" w:history="1">
            <w:r w:rsidR="001E2860">
              <w:rPr>
                <w:noProof/>
                <w:webHidden/>
              </w:rPr>
              <w:tab/>
            </w:r>
            <w:r w:rsidR="001E2860">
              <w:rPr>
                <w:noProof/>
                <w:webHidden/>
              </w:rPr>
              <w:fldChar w:fldCharType="begin"/>
            </w:r>
            <w:r w:rsidR="001E2860">
              <w:rPr>
                <w:noProof/>
                <w:webHidden/>
              </w:rPr>
              <w:instrText xml:space="preserve"> PAGEREF _Toc341022422 \h </w:instrText>
            </w:r>
            <w:r w:rsidR="001E2860">
              <w:rPr>
                <w:noProof/>
                <w:webHidden/>
              </w:rPr>
            </w:r>
            <w:r w:rsidR="001E2860">
              <w:rPr>
                <w:noProof/>
                <w:webHidden/>
              </w:rPr>
              <w:fldChar w:fldCharType="separate"/>
            </w:r>
            <w:r w:rsidR="001E2860">
              <w:rPr>
                <w:noProof/>
                <w:webHidden/>
              </w:rPr>
              <w:t>23</w:t>
            </w:r>
            <w:r w:rsidR="001E2860">
              <w:rPr>
                <w:noProof/>
                <w:webHidden/>
              </w:rPr>
              <w:fldChar w:fldCharType="end"/>
            </w:r>
          </w:hyperlink>
        </w:p>
        <w:p w:rsidR="001E2860" w:rsidRDefault="00837100">
          <w:pPr>
            <w:pStyle w:val="TOC3"/>
            <w:tabs>
              <w:tab w:val="right" w:leader="dot" w:pos="10160"/>
            </w:tabs>
            <w:rPr>
              <w:noProof/>
            </w:rPr>
          </w:pPr>
          <w:hyperlink w:anchor="_Toc341022423" w:history="1">
            <w:r w:rsidR="001E2860" w:rsidRPr="00920C52">
              <w:rPr>
                <w:rStyle w:val="Hyperlink"/>
                <w:noProof/>
              </w:rPr>
              <w:t>Figure 6: Data Item View</w:t>
            </w:r>
            <w:r w:rsidR="001E2860">
              <w:rPr>
                <w:noProof/>
                <w:webHidden/>
              </w:rPr>
              <w:tab/>
            </w:r>
            <w:r w:rsidR="001E2860">
              <w:rPr>
                <w:noProof/>
                <w:webHidden/>
              </w:rPr>
              <w:fldChar w:fldCharType="begin"/>
            </w:r>
            <w:r w:rsidR="001E2860">
              <w:rPr>
                <w:noProof/>
                <w:webHidden/>
              </w:rPr>
              <w:instrText xml:space="preserve"> PAGEREF _Toc341022423 \h </w:instrText>
            </w:r>
            <w:r w:rsidR="001E2860">
              <w:rPr>
                <w:noProof/>
                <w:webHidden/>
              </w:rPr>
            </w:r>
            <w:r w:rsidR="001E2860">
              <w:rPr>
                <w:noProof/>
                <w:webHidden/>
              </w:rPr>
              <w:fldChar w:fldCharType="separate"/>
            </w:r>
            <w:r w:rsidR="001E2860">
              <w:rPr>
                <w:noProof/>
                <w:webHidden/>
              </w:rPr>
              <w:t>23</w:t>
            </w:r>
            <w:r w:rsidR="001E2860">
              <w:rPr>
                <w:noProof/>
                <w:webHidden/>
              </w:rPr>
              <w:fldChar w:fldCharType="end"/>
            </w:r>
          </w:hyperlink>
        </w:p>
        <w:p w:rsidR="001E2860" w:rsidRDefault="00837100">
          <w:pPr>
            <w:pStyle w:val="TOC1"/>
            <w:tabs>
              <w:tab w:val="right" w:leader="dot" w:pos="10160"/>
            </w:tabs>
            <w:rPr>
              <w:noProof/>
            </w:rPr>
          </w:pPr>
          <w:hyperlink w:anchor="_Toc341022424" w:history="1">
            <w:r w:rsidR="001E2860" w:rsidRPr="00920C52">
              <w:rPr>
                <w:rStyle w:val="Hyperlink"/>
                <w:noProof/>
              </w:rPr>
              <w:t>View by Mode-A Code</w:t>
            </w:r>
            <w:r w:rsidR="001E2860">
              <w:rPr>
                <w:noProof/>
                <w:webHidden/>
              </w:rPr>
              <w:tab/>
            </w:r>
            <w:r w:rsidR="001E2860">
              <w:rPr>
                <w:noProof/>
                <w:webHidden/>
              </w:rPr>
              <w:fldChar w:fldCharType="begin"/>
            </w:r>
            <w:r w:rsidR="001E2860">
              <w:rPr>
                <w:noProof/>
                <w:webHidden/>
              </w:rPr>
              <w:instrText xml:space="preserve"> PAGEREF _Toc341022424 \h </w:instrText>
            </w:r>
            <w:r w:rsidR="001E2860">
              <w:rPr>
                <w:noProof/>
                <w:webHidden/>
              </w:rPr>
            </w:r>
            <w:r w:rsidR="001E2860">
              <w:rPr>
                <w:noProof/>
                <w:webHidden/>
              </w:rPr>
              <w:fldChar w:fldCharType="separate"/>
            </w:r>
            <w:r w:rsidR="001E2860">
              <w:rPr>
                <w:noProof/>
                <w:webHidden/>
              </w:rPr>
              <w:t>24</w:t>
            </w:r>
            <w:r w:rsidR="001E2860">
              <w:rPr>
                <w:noProof/>
                <w:webHidden/>
              </w:rPr>
              <w:fldChar w:fldCharType="end"/>
            </w:r>
          </w:hyperlink>
        </w:p>
        <w:p w:rsidR="001E2860" w:rsidRDefault="00837100">
          <w:pPr>
            <w:pStyle w:val="TOC3"/>
            <w:tabs>
              <w:tab w:val="right" w:leader="dot" w:pos="10160"/>
            </w:tabs>
            <w:rPr>
              <w:noProof/>
            </w:rPr>
          </w:pPr>
          <w:hyperlink w:anchor="_Toc341022425" w:history="1">
            <w:r w:rsidR="001E2860">
              <w:rPr>
                <w:noProof/>
                <w:webHidden/>
              </w:rPr>
              <w:tab/>
            </w:r>
            <w:r w:rsidR="001E2860">
              <w:rPr>
                <w:noProof/>
                <w:webHidden/>
              </w:rPr>
              <w:fldChar w:fldCharType="begin"/>
            </w:r>
            <w:r w:rsidR="001E2860">
              <w:rPr>
                <w:noProof/>
                <w:webHidden/>
              </w:rPr>
              <w:instrText xml:space="preserve"> PAGEREF _Toc341022425 \h </w:instrText>
            </w:r>
            <w:r w:rsidR="001E2860">
              <w:rPr>
                <w:noProof/>
                <w:webHidden/>
              </w:rPr>
            </w:r>
            <w:r w:rsidR="001E2860">
              <w:rPr>
                <w:noProof/>
                <w:webHidden/>
              </w:rPr>
              <w:fldChar w:fldCharType="separate"/>
            </w:r>
            <w:r w:rsidR="001E2860">
              <w:rPr>
                <w:noProof/>
                <w:webHidden/>
              </w:rPr>
              <w:t>24</w:t>
            </w:r>
            <w:r w:rsidR="001E2860">
              <w:rPr>
                <w:noProof/>
                <w:webHidden/>
              </w:rPr>
              <w:fldChar w:fldCharType="end"/>
            </w:r>
          </w:hyperlink>
        </w:p>
        <w:p w:rsidR="001E2860" w:rsidRDefault="00837100">
          <w:pPr>
            <w:pStyle w:val="TOC3"/>
            <w:tabs>
              <w:tab w:val="right" w:leader="dot" w:pos="10160"/>
            </w:tabs>
            <w:rPr>
              <w:noProof/>
            </w:rPr>
          </w:pPr>
          <w:hyperlink w:anchor="_Toc341022426" w:history="1">
            <w:r w:rsidR="001E2860" w:rsidRPr="00920C52">
              <w:rPr>
                <w:rStyle w:val="Hyperlink"/>
                <w:noProof/>
              </w:rPr>
              <w:t>Figure 7: View data by SSR code</w:t>
            </w:r>
            <w:r w:rsidR="001E2860">
              <w:rPr>
                <w:noProof/>
                <w:webHidden/>
              </w:rPr>
              <w:tab/>
            </w:r>
            <w:r w:rsidR="001E2860">
              <w:rPr>
                <w:noProof/>
                <w:webHidden/>
              </w:rPr>
              <w:fldChar w:fldCharType="begin"/>
            </w:r>
            <w:r w:rsidR="001E2860">
              <w:rPr>
                <w:noProof/>
                <w:webHidden/>
              </w:rPr>
              <w:instrText xml:space="preserve"> PAGEREF _Toc341022426 \h </w:instrText>
            </w:r>
            <w:r w:rsidR="001E2860">
              <w:rPr>
                <w:noProof/>
                <w:webHidden/>
              </w:rPr>
            </w:r>
            <w:r w:rsidR="001E2860">
              <w:rPr>
                <w:noProof/>
                <w:webHidden/>
              </w:rPr>
              <w:fldChar w:fldCharType="separate"/>
            </w:r>
            <w:r w:rsidR="001E2860">
              <w:rPr>
                <w:noProof/>
                <w:webHidden/>
              </w:rPr>
              <w:t>24</w:t>
            </w:r>
            <w:r w:rsidR="001E2860">
              <w:rPr>
                <w:noProof/>
                <w:webHidden/>
              </w:rPr>
              <w:fldChar w:fldCharType="end"/>
            </w:r>
          </w:hyperlink>
        </w:p>
        <w:p w:rsidR="001E2860" w:rsidRDefault="00837100">
          <w:pPr>
            <w:pStyle w:val="TOC1"/>
            <w:tabs>
              <w:tab w:val="right" w:leader="dot" w:pos="10160"/>
            </w:tabs>
            <w:rPr>
              <w:noProof/>
            </w:rPr>
          </w:pPr>
          <w:hyperlink w:anchor="_Toc341022427" w:history="1">
            <w:r w:rsidR="001E2860" w:rsidRPr="00920C52">
              <w:rPr>
                <w:rStyle w:val="Hyperlink"/>
                <w:noProof/>
              </w:rPr>
              <w:t>Export (Earth Plot or GePath)</w:t>
            </w:r>
            <w:r w:rsidR="001E2860">
              <w:rPr>
                <w:noProof/>
                <w:webHidden/>
              </w:rPr>
              <w:tab/>
            </w:r>
            <w:r w:rsidR="001E2860">
              <w:rPr>
                <w:noProof/>
                <w:webHidden/>
              </w:rPr>
              <w:fldChar w:fldCharType="begin"/>
            </w:r>
            <w:r w:rsidR="001E2860">
              <w:rPr>
                <w:noProof/>
                <w:webHidden/>
              </w:rPr>
              <w:instrText xml:space="preserve"> PAGEREF _Toc341022427 \h </w:instrText>
            </w:r>
            <w:r w:rsidR="001E2860">
              <w:rPr>
                <w:noProof/>
                <w:webHidden/>
              </w:rPr>
            </w:r>
            <w:r w:rsidR="001E2860">
              <w:rPr>
                <w:noProof/>
                <w:webHidden/>
              </w:rPr>
              <w:fldChar w:fldCharType="separate"/>
            </w:r>
            <w:r w:rsidR="001E2860">
              <w:rPr>
                <w:noProof/>
                <w:webHidden/>
              </w:rPr>
              <w:t>25</w:t>
            </w:r>
            <w:r w:rsidR="001E2860">
              <w:rPr>
                <w:noProof/>
                <w:webHidden/>
              </w:rPr>
              <w:fldChar w:fldCharType="end"/>
            </w:r>
          </w:hyperlink>
        </w:p>
        <w:p w:rsidR="001E2860" w:rsidRDefault="00837100">
          <w:pPr>
            <w:pStyle w:val="TOC3"/>
            <w:tabs>
              <w:tab w:val="right" w:leader="dot" w:pos="10160"/>
            </w:tabs>
            <w:rPr>
              <w:noProof/>
            </w:rPr>
          </w:pPr>
          <w:hyperlink w:anchor="_Toc341022428" w:history="1">
            <w:r w:rsidR="001E2860">
              <w:rPr>
                <w:noProof/>
                <w:webHidden/>
              </w:rPr>
              <w:tab/>
            </w:r>
            <w:r w:rsidR="001E2860">
              <w:rPr>
                <w:noProof/>
                <w:webHidden/>
              </w:rPr>
              <w:fldChar w:fldCharType="begin"/>
            </w:r>
            <w:r w:rsidR="001E2860">
              <w:rPr>
                <w:noProof/>
                <w:webHidden/>
              </w:rPr>
              <w:instrText xml:space="preserve"> PAGEREF _Toc341022428 \h </w:instrText>
            </w:r>
            <w:r w:rsidR="001E2860">
              <w:rPr>
                <w:noProof/>
                <w:webHidden/>
              </w:rPr>
            </w:r>
            <w:r w:rsidR="001E2860">
              <w:rPr>
                <w:noProof/>
                <w:webHidden/>
              </w:rPr>
              <w:fldChar w:fldCharType="separate"/>
            </w:r>
            <w:r w:rsidR="001E2860">
              <w:rPr>
                <w:noProof/>
                <w:webHidden/>
              </w:rPr>
              <w:t>25</w:t>
            </w:r>
            <w:r w:rsidR="001E2860">
              <w:rPr>
                <w:noProof/>
                <w:webHidden/>
              </w:rPr>
              <w:fldChar w:fldCharType="end"/>
            </w:r>
          </w:hyperlink>
        </w:p>
        <w:p w:rsidR="001E2860" w:rsidRDefault="00837100">
          <w:pPr>
            <w:pStyle w:val="TOC3"/>
            <w:tabs>
              <w:tab w:val="right" w:leader="dot" w:pos="10160"/>
            </w:tabs>
            <w:rPr>
              <w:noProof/>
            </w:rPr>
          </w:pPr>
          <w:hyperlink w:anchor="_Toc341022429" w:history="1">
            <w:r w:rsidR="001E2860" w:rsidRPr="00920C52">
              <w:rPr>
                <w:rStyle w:val="Hyperlink"/>
                <w:noProof/>
              </w:rPr>
              <w:t>Figure 8: Export to Earth Plot format by Mode-A code</w:t>
            </w:r>
            <w:r w:rsidR="001E2860">
              <w:rPr>
                <w:noProof/>
                <w:webHidden/>
              </w:rPr>
              <w:tab/>
            </w:r>
            <w:r w:rsidR="001E2860">
              <w:rPr>
                <w:noProof/>
                <w:webHidden/>
              </w:rPr>
              <w:fldChar w:fldCharType="begin"/>
            </w:r>
            <w:r w:rsidR="001E2860">
              <w:rPr>
                <w:noProof/>
                <w:webHidden/>
              </w:rPr>
              <w:instrText xml:space="preserve"> PAGEREF _Toc341022429 \h </w:instrText>
            </w:r>
            <w:r w:rsidR="001E2860">
              <w:rPr>
                <w:noProof/>
                <w:webHidden/>
              </w:rPr>
            </w:r>
            <w:r w:rsidR="001E2860">
              <w:rPr>
                <w:noProof/>
                <w:webHidden/>
              </w:rPr>
              <w:fldChar w:fldCharType="separate"/>
            </w:r>
            <w:r w:rsidR="001E2860">
              <w:rPr>
                <w:noProof/>
                <w:webHidden/>
              </w:rPr>
              <w:t>25</w:t>
            </w:r>
            <w:r w:rsidR="001E2860">
              <w:rPr>
                <w:noProof/>
                <w:webHidden/>
              </w:rPr>
              <w:fldChar w:fldCharType="end"/>
            </w:r>
          </w:hyperlink>
        </w:p>
        <w:p w:rsidR="001E2860" w:rsidRDefault="00837100">
          <w:pPr>
            <w:pStyle w:val="TOC3"/>
            <w:tabs>
              <w:tab w:val="right" w:leader="dot" w:pos="10160"/>
            </w:tabs>
            <w:rPr>
              <w:noProof/>
            </w:rPr>
          </w:pPr>
          <w:hyperlink w:anchor="_Toc341022430" w:history="1">
            <w:r w:rsidR="001E2860">
              <w:rPr>
                <w:noProof/>
                <w:webHidden/>
              </w:rPr>
              <w:tab/>
            </w:r>
            <w:r w:rsidR="001E2860">
              <w:rPr>
                <w:noProof/>
                <w:webHidden/>
              </w:rPr>
              <w:fldChar w:fldCharType="begin"/>
            </w:r>
            <w:r w:rsidR="001E2860">
              <w:rPr>
                <w:noProof/>
                <w:webHidden/>
              </w:rPr>
              <w:instrText xml:space="preserve"> PAGEREF _Toc341022430 \h </w:instrText>
            </w:r>
            <w:r w:rsidR="001E2860">
              <w:rPr>
                <w:noProof/>
                <w:webHidden/>
              </w:rPr>
            </w:r>
            <w:r w:rsidR="001E2860">
              <w:rPr>
                <w:noProof/>
                <w:webHidden/>
              </w:rPr>
              <w:fldChar w:fldCharType="separate"/>
            </w:r>
            <w:r w:rsidR="001E2860">
              <w:rPr>
                <w:noProof/>
                <w:webHidden/>
              </w:rPr>
              <w:t>25</w:t>
            </w:r>
            <w:r w:rsidR="001E2860">
              <w:rPr>
                <w:noProof/>
                <w:webHidden/>
              </w:rPr>
              <w:fldChar w:fldCharType="end"/>
            </w:r>
          </w:hyperlink>
        </w:p>
        <w:p w:rsidR="001E2860" w:rsidRDefault="00837100">
          <w:pPr>
            <w:pStyle w:val="TOC3"/>
            <w:tabs>
              <w:tab w:val="right" w:leader="dot" w:pos="10160"/>
            </w:tabs>
            <w:rPr>
              <w:noProof/>
            </w:rPr>
          </w:pPr>
          <w:hyperlink w:anchor="_Toc341022431" w:history="1">
            <w:r w:rsidR="001E2860" w:rsidRPr="00920C52">
              <w:rPr>
                <w:rStyle w:val="Hyperlink"/>
                <w:noProof/>
              </w:rPr>
              <w:t>Figure 9: 3D example in Google Earth of two (black and pink) landings at Sarajevo airpot.</w:t>
            </w:r>
            <w:r w:rsidR="001E2860">
              <w:rPr>
                <w:noProof/>
                <w:webHidden/>
              </w:rPr>
              <w:tab/>
            </w:r>
            <w:r w:rsidR="001E2860">
              <w:rPr>
                <w:noProof/>
                <w:webHidden/>
              </w:rPr>
              <w:fldChar w:fldCharType="begin"/>
            </w:r>
            <w:r w:rsidR="001E2860">
              <w:rPr>
                <w:noProof/>
                <w:webHidden/>
              </w:rPr>
              <w:instrText xml:space="preserve"> PAGEREF _Toc341022431 \h </w:instrText>
            </w:r>
            <w:r w:rsidR="001E2860">
              <w:rPr>
                <w:noProof/>
                <w:webHidden/>
              </w:rPr>
            </w:r>
            <w:r w:rsidR="001E2860">
              <w:rPr>
                <w:noProof/>
                <w:webHidden/>
              </w:rPr>
              <w:fldChar w:fldCharType="separate"/>
            </w:r>
            <w:r w:rsidR="001E2860">
              <w:rPr>
                <w:noProof/>
                <w:webHidden/>
              </w:rPr>
              <w:t>25</w:t>
            </w:r>
            <w:r w:rsidR="001E2860">
              <w:rPr>
                <w:noProof/>
                <w:webHidden/>
              </w:rPr>
              <w:fldChar w:fldCharType="end"/>
            </w:r>
          </w:hyperlink>
        </w:p>
        <w:p w:rsidR="001E2860" w:rsidRDefault="00837100">
          <w:pPr>
            <w:pStyle w:val="TOC1"/>
            <w:tabs>
              <w:tab w:val="right" w:leader="dot" w:pos="10160"/>
            </w:tabs>
            <w:rPr>
              <w:noProof/>
            </w:rPr>
          </w:pPr>
          <w:hyperlink w:anchor="_Toc341022432" w:history="1">
            <w:r w:rsidR="001E2860" w:rsidRPr="00920C52">
              <w:rPr>
                <w:rStyle w:val="Hyperlink"/>
                <w:noProof/>
              </w:rPr>
              <w:t>Live Display in Google Earth</w:t>
            </w:r>
            <w:r w:rsidR="001E2860">
              <w:rPr>
                <w:noProof/>
                <w:webHidden/>
              </w:rPr>
              <w:tab/>
            </w:r>
            <w:r w:rsidR="001E2860">
              <w:rPr>
                <w:noProof/>
                <w:webHidden/>
              </w:rPr>
              <w:fldChar w:fldCharType="begin"/>
            </w:r>
            <w:r w:rsidR="001E2860">
              <w:rPr>
                <w:noProof/>
                <w:webHidden/>
              </w:rPr>
              <w:instrText xml:space="preserve"> PAGEREF _Toc341022432 \h </w:instrText>
            </w:r>
            <w:r w:rsidR="001E2860">
              <w:rPr>
                <w:noProof/>
                <w:webHidden/>
              </w:rPr>
            </w:r>
            <w:r w:rsidR="001E2860">
              <w:rPr>
                <w:noProof/>
                <w:webHidden/>
              </w:rPr>
              <w:fldChar w:fldCharType="separate"/>
            </w:r>
            <w:r w:rsidR="001E2860">
              <w:rPr>
                <w:noProof/>
                <w:webHidden/>
              </w:rPr>
              <w:t>26</w:t>
            </w:r>
            <w:r w:rsidR="001E2860">
              <w:rPr>
                <w:noProof/>
                <w:webHidden/>
              </w:rPr>
              <w:fldChar w:fldCharType="end"/>
            </w:r>
          </w:hyperlink>
        </w:p>
        <w:p w:rsidR="001E2860" w:rsidRDefault="00837100">
          <w:pPr>
            <w:pStyle w:val="TOC3"/>
            <w:tabs>
              <w:tab w:val="right" w:leader="dot" w:pos="10160"/>
            </w:tabs>
            <w:rPr>
              <w:noProof/>
            </w:rPr>
          </w:pPr>
          <w:hyperlink w:anchor="_Toc341022433" w:history="1">
            <w:r w:rsidR="001E2860" w:rsidRPr="00920C52">
              <w:rPr>
                <w:rStyle w:val="Hyperlink"/>
                <w:noProof/>
              </w:rPr>
              <w:t>Figure 10: Live traffic display in Google Earth</w:t>
            </w:r>
            <w:r w:rsidR="001E2860">
              <w:rPr>
                <w:noProof/>
                <w:webHidden/>
              </w:rPr>
              <w:tab/>
            </w:r>
            <w:r w:rsidR="001E2860">
              <w:rPr>
                <w:noProof/>
                <w:webHidden/>
              </w:rPr>
              <w:fldChar w:fldCharType="begin"/>
            </w:r>
            <w:r w:rsidR="001E2860">
              <w:rPr>
                <w:noProof/>
                <w:webHidden/>
              </w:rPr>
              <w:instrText xml:space="preserve"> PAGEREF _Toc341022433 \h </w:instrText>
            </w:r>
            <w:r w:rsidR="001E2860">
              <w:rPr>
                <w:noProof/>
                <w:webHidden/>
              </w:rPr>
            </w:r>
            <w:r w:rsidR="001E2860">
              <w:rPr>
                <w:noProof/>
                <w:webHidden/>
              </w:rPr>
              <w:fldChar w:fldCharType="separate"/>
            </w:r>
            <w:r w:rsidR="001E2860">
              <w:rPr>
                <w:noProof/>
                <w:webHidden/>
              </w:rPr>
              <w:t>26</w:t>
            </w:r>
            <w:r w:rsidR="001E2860">
              <w:rPr>
                <w:noProof/>
                <w:webHidden/>
              </w:rPr>
              <w:fldChar w:fldCharType="end"/>
            </w:r>
          </w:hyperlink>
        </w:p>
        <w:p w:rsidR="001E2860" w:rsidRDefault="00837100">
          <w:pPr>
            <w:pStyle w:val="TOC3"/>
            <w:tabs>
              <w:tab w:val="right" w:leader="dot" w:pos="10160"/>
            </w:tabs>
            <w:rPr>
              <w:noProof/>
            </w:rPr>
          </w:pPr>
          <w:hyperlink w:anchor="_Toc341022434" w:history="1">
            <w:r w:rsidR="001E2860" w:rsidRPr="00920C52">
              <w:rPr>
                <w:rStyle w:val="Hyperlink"/>
                <w:noProof/>
              </w:rPr>
              <w:t>Figure 11: Settings of Google Earth</w:t>
            </w:r>
            <w:r w:rsidR="001E2860">
              <w:rPr>
                <w:noProof/>
                <w:webHidden/>
              </w:rPr>
              <w:tab/>
            </w:r>
            <w:r w:rsidR="001E2860">
              <w:rPr>
                <w:noProof/>
                <w:webHidden/>
              </w:rPr>
              <w:fldChar w:fldCharType="begin"/>
            </w:r>
            <w:r w:rsidR="001E2860">
              <w:rPr>
                <w:noProof/>
                <w:webHidden/>
              </w:rPr>
              <w:instrText xml:space="preserve"> PAGEREF _Toc341022434 \h </w:instrText>
            </w:r>
            <w:r w:rsidR="001E2860">
              <w:rPr>
                <w:noProof/>
                <w:webHidden/>
              </w:rPr>
            </w:r>
            <w:r w:rsidR="001E2860">
              <w:rPr>
                <w:noProof/>
                <w:webHidden/>
              </w:rPr>
              <w:fldChar w:fldCharType="separate"/>
            </w:r>
            <w:r w:rsidR="001E2860">
              <w:rPr>
                <w:noProof/>
                <w:webHidden/>
              </w:rPr>
              <w:t>27</w:t>
            </w:r>
            <w:r w:rsidR="001E2860">
              <w:rPr>
                <w:noProof/>
                <w:webHidden/>
              </w:rPr>
              <w:fldChar w:fldCharType="end"/>
            </w:r>
          </w:hyperlink>
        </w:p>
        <w:p w:rsidR="001E2860" w:rsidRDefault="00837100">
          <w:pPr>
            <w:pStyle w:val="TOC1"/>
            <w:tabs>
              <w:tab w:val="right" w:leader="dot" w:pos="10160"/>
            </w:tabs>
            <w:rPr>
              <w:noProof/>
            </w:rPr>
          </w:pPr>
          <w:hyperlink w:anchor="_Toc341022435" w:history="1">
            <w:r w:rsidR="001E2860" w:rsidRPr="00920C52">
              <w:rPr>
                <w:rStyle w:val="Hyperlink"/>
                <w:noProof/>
              </w:rPr>
              <w:t>Local Plot/Track Display</w:t>
            </w:r>
            <w:r w:rsidR="001E2860">
              <w:rPr>
                <w:noProof/>
                <w:webHidden/>
              </w:rPr>
              <w:tab/>
            </w:r>
            <w:r w:rsidR="001E2860">
              <w:rPr>
                <w:noProof/>
                <w:webHidden/>
              </w:rPr>
              <w:fldChar w:fldCharType="begin"/>
            </w:r>
            <w:r w:rsidR="001E2860">
              <w:rPr>
                <w:noProof/>
                <w:webHidden/>
              </w:rPr>
              <w:instrText xml:space="preserve"> PAGEREF _Toc341022435 \h </w:instrText>
            </w:r>
            <w:r w:rsidR="001E2860">
              <w:rPr>
                <w:noProof/>
                <w:webHidden/>
              </w:rPr>
            </w:r>
            <w:r w:rsidR="001E2860">
              <w:rPr>
                <w:noProof/>
                <w:webHidden/>
              </w:rPr>
              <w:fldChar w:fldCharType="separate"/>
            </w:r>
            <w:r w:rsidR="001E2860">
              <w:rPr>
                <w:noProof/>
                <w:webHidden/>
              </w:rPr>
              <w:t>27</w:t>
            </w:r>
            <w:r w:rsidR="001E2860">
              <w:rPr>
                <w:noProof/>
                <w:webHidden/>
              </w:rPr>
              <w:fldChar w:fldCharType="end"/>
            </w:r>
          </w:hyperlink>
        </w:p>
        <w:p w:rsidR="001E2860" w:rsidRDefault="00837100">
          <w:pPr>
            <w:pStyle w:val="TOC3"/>
            <w:tabs>
              <w:tab w:val="right" w:leader="dot" w:pos="10160"/>
            </w:tabs>
            <w:rPr>
              <w:noProof/>
            </w:rPr>
          </w:pPr>
          <w:hyperlink w:anchor="_Toc341022436" w:history="1">
            <w:r w:rsidR="001E2860">
              <w:rPr>
                <w:noProof/>
                <w:webHidden/>
              </w:rPr>
              <w:tab/>
            </w:r>
            <w:r w:rsidR="001E2860">
              <w:rPr>
                <w:noProof/>
                <w:webHidden/>
              </w:rPr>
              <w:fldChar w:fldCharType="begin"/>
            </w:r>
            <w:r w:rsidR="001E2860">
              <w:rPr>
                <w:noProof/>
                <w:webHidden/>
              </w:rPr>
              <w:instrText xml:space="preserve"> PAGEREF _Toc341022436 \h </w:instrText>
            </w:r>
            <w:r w:rsidR="001E2860">
              <w:rPr>
                <w:noProof/>
                <w:webHidden/>
              </w:rPr>
            </w:r>
            <w:r w:rsidR="001E2860">
              <w:rPr>
                <w:noProof/>
                <w:webHidden/>
              </w:rPr>
              <w:fldChar w:fldCharType="separate"/>
            </w:r>
            <w:r w:rsidR="001E2860">
              <w:rPr>
                <w:noProof/>
                <w:webHidden/>
              </w:rPr>
              <w:t>28</w:t>
            </w:r>
            <w:r w:rsidR="001E2860">
              <w:rPr>
                <w:noProof/>
                <w:webHidden/>
              </w:rPr>
              <w:fldChar w:fldCharType="end"/>
            </w:r>
          </w:hyperlink>
        </w:p>
        <w:p w:rsidR="001E2860" w:rsidRDefault="00837100">
          <w:pPr>
            <w:pStyle w:val="TOC3"/>
            <w:tabs>
              <w:tab w:val="right" w:leader="dot" w:pos="10160"/>
            </w:tabs>
            <w:rPr>
              <w:noProof/>
            </w:rPr>
          </w:pPr>
          <w:hyperlink w:anchor="_Toc341022437" w:history="1">
            <w:r w:rsidR="001E2860" w:rsidRPr="00920C52">
              <w:rPr>
                <w:rStyle w:val="Hyperlink"/>
                <w:noProof/>
              </w:rPr>
              <w:t>Figure 12: Map with user defined and Google terrain overlay</w:t>
            </w:r>
            <w:r w:rsidR="001E2860">
              <w:rPr>
                <w:noProof/>
                <w:webHidden/>
              </w:rPr>
              <w:tab/>
            </w:r>
            <w:r w:rsidR="001E2860">
              <w:rPr>
                <w:noProof/>
                <w:webHidden/>
              </w:rPr>
              <w:fldChar w:fldCharType="begin"/>
            </w:r>
            <w:r w:rsidR="001E2860">
              <w:rPr>
                <w:noProof/>
                <w:webHidden/>
              </w:rPr>
              <w:instrText xml:space="preserve"> PAGEREF _Toc341022437 \h </w:instrText>
            </w:r>
            <w:r w:rsidR="001E2860">
              <w:rPr>
                <w:noProof/>
                <w:webHidden/>
              </w:rPr>
            </w:r>
            <w:r w:rsidR="001E2860">
              <w:rPr>
                <w:noProof/>
                <w:webHidden/>
              </w:rPr>
              <w:fldChar w:fldCharType="separate"/>
            </w:r>
            <w:r w:rsidR="001E2860">
              <w:rPr>
                <w:noProof/>
                <w:webHidden/>
              </w:rPr>
              <w:t>28</w:t>
            </w:r>
            <w:r w:rsidR="001E2860">
              <w:rPr>
                <w:noProof/>
                <w:webHidden/>
              </w:rPr>
              <w:fldChar w:fldCharType="end"/>
            </w:r>
          </w:hyperlink>
        </w:p>
        <w:p w:rsidR="001E2860" w:rsidRDefault="00837100">
          <w:pPr>
            <w:pStyle w:val="TOC3"/>
            <w:tabs>
              <w:tab w:val="right" w:leader="dot" w:pos="10160"/>
            </w:tabs>
            <w:rPr>
              <w:noProof/>
            </w:rPr>
          </w:pPr>
          <w:hyperlink w:anchor="_Toc341022438" w:history="1">
            <w:r w:rsidR="001E2860">
              <w:rPr>
                <w:noProof/>
                <w:webHidden/>
              </w:rPr>
              <w:tab/>
            </w:r>
            <w:r w:rsidR="001E2860">
              <w:rPr>
                <w:noProof/>
                <w:webHidden/>
              </w:rPr>
              <w:fldChar w:fldCharType="begin"/>
            </w:r>
            <w:r w:rsidR="001E2860">
              <w:rPr>
                <w:noProof/>
                <w:webHidden/>
              </w:rPr>
              <w:instrText xml:space="preserve"> PAGEREF _Toc341022438 \h </w:instrText>
            </w:r>
            <w:r w:rsidR="001E2860">
              <w:rPr>
                <w:noProof/>
                <w:webHidden/>
              </w:rPr>
            </w:r>
            <w:r w:rsidR="001E2860">
              <w:rPr>
                <w:noProof/>
                <w:webHidden/>
              </w:rPr>
              <w:fldChar w:fldCharType="separate"/>
            </w:r>
            <w:r w:rsidR="001E2860">
              <w:rPr>
                <w:noProof/>
                <w:webHidden/>
              </w:rPr>
              <w:t>29</w:t>
            </w:r>
            <w:r w:rsidR="001E2860">
              <w:rPr>
                <w:noProof/>
                <w:webHidden/>
              </w:rPr>
              <w:fldChar w:fldCharType="end"/>
            </w:r>
          </w:hyperlink>
        </w:p>
        <w:p w:rsidR="001E2860" w:rsidRDefault="00837100">
          <w:pPr>
            <w:pStyle w:val="TOC3"/>
            <w:tabs>
              <w:tab w:val="right" w:leader="dot" w:pos="10160"/>
            </w:tabs>
            <w:rPr>
              <w:noProof/>
            </w:rPr>
          </w:pPr>
          <w:hyperlink w:anchor="_Toc341022439" w:history="1">
            <w:r w:rsidR="001E2860" w:rsidRPr="00920C52">
              <w:rPr>
                <w:rStyle w:val="Hyperlink"/>
                <w:noProof/>
              </w:rPr>
              <w:t>Figure 13: Passive display no filter</w:t>
            </w:r>
            <w:r w:rsidR="001E2860">
              <w:rPr>
                <w:noProof/>
                <w:webHidden/>
              </w:rPr>
              <w:tab/>
            </w:r>
            <w:r w:rsidR="001E2860">
              <w:rPr>
                <w:noProof/>
                <w:webHidden/>
              </w:rPr>
              <w:fldChar w:fldCharType="begin"/>
            </w:r>
            <w:r w:rsidR="001E2860">
              <w:rPr>
                <w:noProof/>
                <w:webHidden/>
              </w:rPr>
              <w:instrText xml:space="preserve"> PAGEREF _Toc341022439 \h </w:instrText>
            </w:r>
            <w:r w:rsidR="001E2860">
              <w:rPr>
                <w:noProof/>
                <w:webHidden/>
              </w:rPr>
            </w:r>
            <w:r w:rsidR="001E2860">
              <w:rPr>
                <w:noProof/>
                <w:webHidden/>
              </w:rPr>
              <w:fldChar w:fldCharType="separate"/>
            </w:r>
            <w:r w:rsidR="001E2860">
              <w:rPr>
                <w:noProof/>
                <w:webHidden/>
              </w:rPr>
              <w:t>29</w:t>
            </w:r>
            <w:r w:rsidR="001E2860">
              <w:rPr>
                <w:noProof/>
                <w:webHidden/>
              </w:rPr>
              <w:fldChar w:fldCharType="end"/>
            </w:r>
          </w:hyperlink>
        </w:p>
        <w:p w:rsidR="001E2860" w:rsidRDefault="00837100">
          <w:pPr>
            <w:pStyle w:val="TOC3"/>
            <w:tabs>
              <w:tab w:val="right" w:leader="dot" w:pos="10160"/>
            </w:tabs>
            <w:rPr>
              <w:noProof/>
            </w:rPr>
          </w:pPr>
          <w:hyperlink w:anchor="_Toc341022440" w:history="1">
            <w:r w:rsidR="001E2860">
              <w:rPr>
                <w:noProof/>
                <w:webHidden/>
              </w:rPr>
              <w:tab/>
            </w:r>
            <w:r w:rsidR="001E2860">
              <w:rPr>
                <w:noProof/>
                <w:webHidden/>
              </w:rPr>
              <w:fldChar w:fldCharType="begin"/>
            </w:r>
            <w:r w:rsidR="001E2860">
              <w:rPr>
                <w:noProof/>
                <w:webHidden/>
              </w:rPr>
              <w:instrText xml:space="preserve"> PAGEREF _Toc341022440 \h </w:instrText>
            </w:r>
            <w:r w:rsidR="001E2860">
              <w:rPr>
                <w:noProof/>
                <w:webHidden/>
              </w:rPr>
            </w:r>
            <w:r w:rsidR="001E2860">
              <w:rPr>
                <w:noProof/>
                <w:webHidden/>
              </w:rPr>
              <w:fldChar w:fldCharType="separate"/>
            </w:r>
            <w:r w:rsidR="001E2860">
              <w:rPr>
                <w:noProof/>
                <w:webHidden/>
              </w:rPr>
              <w:t>29</w:t>
            </w:r>
            <w:r w:rsidR="001E2860">
              <w:rPr>
                <w:noProof/>
                <w:webHidden/>
              </w:rPr>
              <w:fldChar w:fldCharType="end"/>
            </w:r>
          </w:hyperlink>
        </w:p>
        <w:p w:rsidR="001E2860" w:rsidRDefault="00837100">
          <w:pPr>
            <w:pStyle w:val="TOC3"/>
            <w:tabs>
              <w:tab w:val="right" w:leader="dot" w:pos="10160"/>
            </w:tabs>
            <w:rPr>
              <w:noProof/>
            </w:rPr>
          </w:pPr>
          <w:hyperlink w:anchor="_Toc341022441" w:history="1">
            <w:r w:rsidR="001E2860" w:rsidRPr="00920C52">
              <w:rPr>
                <w:rStyle w:val="Hyperlink"/>
                <w:noProof/>
              </w:rPr>
              <w:t>Figure 14: Passive filter – by Mode-A code</w:t>
            </w:r>
            <w:r w:rsidR="001E2860">
              <w:rPr>
                <w:noProof/>
                <w:webHidden/>
              </w:rPr>
              <w:tab/>
            </w:r>
            <w:r w:rsidR="001E2860">
              <w:rPr>
                <w:noProof/>
                <w:webHidden/>
              </w:rPr>
              <w:fldChar w:fldCharType="begin"/>
            </w:r>
            <w:r w:rsidR="001E2860">
              <w:rPr>
                <w:noProof/>
                <w:webHidden/>
              </w:rPr>
              <w:instrText xml:space="preserve"> PAGEREF _Toc341022441 \h </w:instrText>
            </w:r>
            <w:r w:rsidR="001E2860">
              <w:rPr>
                <w:noProof/>
                <w:webHidden/>
              </w:rPr>
            </w:r>
            <w:r w:rsidR="001E2860">
              <w:rPr>
                <w:noProof/>
                <w:webHidden/>
              </w:rPr>
              <w:fldChar w:fldCharType="separate"/>
            </w:r>
            <w:r w:rsidR="001E2860">
              <w:rPr>
                <w:noProof/>
                <w:webHidden/>
              </w:rPr>
              <w:t>29</w:t>
            </w:r>
            <w:r w:rsidR="001E2860">
              <w:rPr>
                <w:noProof/>
                <w:webHidden/>
              </w:rPr>
              <w:fldChar w:fldCharType="end"/>
            </w:r>
          </w:hyperlink>
        </w:p>
        <w:p w:rsidR="001E2860" w:rsidRDefault="00837100">
          <w:pPr>
            <w:pStyle w:val="TOC1"/>
            <w:tabs>
              <w:tab w:val="right" w:leader="dot" w:pos="10160"/>
            </w:tabs>
            <w:rPr>
              <w:noProof/>
            </w:rPr>
          </w:pPr>
          <w:hyperlink w:anchor="_Toc341022442" w:history="1">
            <w:r w:rsidR="001E2860" w:rsidRPr="00920C52">
              <w:rPr>
                <w:rStyle w:val="Hyperlink"/>
                <w:noProof/>
              </w:rPr>
              <w:t>Track Label</w:t>
            </w:r>
            <w:r w:rsidR="001E2860">
              <w:rPr>
                <w:noProof/>
                <w:webHidden/>
              </w:rPr>
              <w:tab/>
            </w:r>
            <w:r w:rsidR="001E2860">
              <w:rPr>
                <w:noProof/>
                <w:webHidden/>
              </w:rPr>
              <w:fldChar w:fldCharType="begin"/>
            </w:r>
            <w:r w:rsidR="001E2860">
              <w:rPr>
                <w:noProof/>
                <w:webHidden/>
              </w:rPr>
              <w:instrText xml:space="preserve"> PAGEREF _Toc341022442 \h </w:instrText>
            </w:r>
            <w:r w:rsidR="001E2860">
              <w:rPr>
                <w:noProof/>
                <w:webHidden/>
              </w:rPr>
            </w:r>
            <w:r w:rsidR="001E2860">
              <w:rPr>
                <w:noProof/>
                <w:webHidden/>
              </w:rPr>
              <w:fldChar w:fldCharType="separate"/>
            </w:r>
            <w:r w:rsidR="001E2860">
              <w:rPr>
                <w:noProof/>
                <w:webHidden/>
              </w:rPr>
              <w:t>30</w:t>
            </w:r>
            <w:r w:rsidR="001E2860">
              <w:rPr>
                <w:noProof/>
                <w:webHidden/>
              </w:rPr>
              <w:fldChar w:fldCharType="end"/>
            </w:r>
          </w:hyperlink>
        </w:p>
        <w:p w:rsidR="001E2860" w:rsidRDefault="00837100">
          <w:pPr>
            <w:pStyle w:val="TOC3"/>
            <w:tabs>
              <w:tab w:val="right" w:leader="dot" w:pos="10160"/>
            </w:tabs>
            <w:rPr>
              <w:noProof/>
            </w:rPr>
          </w:pPr>
          <w:hyperlink w:anchor="_Toc341022443" w:history="1">
            <w:r w:rsidR="001E2860">
              <w:rPr>
                <w:noProof/>
                <w:webHidden/>
              </w:rPr>
              <w:tab/>
            </w:r>
            <w:r w:rsidR="001E2860">
              <w:rPr>
                <w:noProof/>
                <w:webHidden/>
              </w:rPr>
              <w:fldChar w:fldCharType="begin"/>
            </w:r>
            <w:r w:rsidR="001E2860">
              <w:rPr>
                <w:noProof/>
                <w:webHidden/>
              </w:rPr>
              <w:instrText xml:space="preserve"> PAGEREF _Toc341022443 \h </w:instrText>
            </w:r>
            <w:r w:rsidR="001E2860">
              <w:rPr>
                <w:noProof/>
                <w:webHidden/>
              </w:rPr>
            </w:r>
            <w:r w:rsidR="001E2860">
              <w:rPr>
                <w:noProof/>
                <w:webHidden/>
              </w:rPr>
              <w:fldChar w:fldCharType="separate"/>
            </w:r>
            <w:r w:rsidR="001E2860">
              <w:rPr>
                <w:noProof/>
                <w:webHidden/>
              </w:rPr>
              <w:t>30</w:t>
            </w:r>
            <w:r w:rsidR="001E2860">
              <w:rPr>
                <w:noProof/>
                <w:webHidden/>
              </w:rPr>
              <w:fldChar w:fldCharType="end"/>
            </w:r>
          </w:hyperlink>
        </w:p>
        <w:p w:rsidR="001E2860" w:rsidRDefault="00837100">
          <w:pPr>
            <w:pStyle w:val="TOC3"/>
            <w:tabs>
              <w:tab w:val="right" w:leader="dot" w:pos="10160"/>
            </w:tabs>
            <w:rPr>
              <w:noProof/>
            </w:rPr>
          </w:pPr>
          <w:hyperlink w:anchor="_Toc341022444" w:history="1">
            <w:r w:rsidR="001E2860" w:rsidRPr="00920C52">
              <w:rPr>
                <w:rStyle w:val="Hyperlink"/>
                <w:noProof/>
              </w:rPr>
              <w:t>Figure 15: Label in coast, AC is climbing and entered a CFL</w:t>
            </w:r>
            <w:r w:rsidR="001E2860">
              <w:rPr>
                <w:noProof/>
                <w:webHidden/>
              </w:rPr>
              <w:tab/>
            </w:r>
            <w:r w:rsidR="001E2860">
              <w:rPr>
                <w:noProof/>
                <w:webHidden/>
              </w:rPr>
              <w:fldChar w:fldCharType="begin"/>
            </w:r>
            <w:r w:rsidR="001E2860">
              <w:rPr>
                <w:noProof/>
                <w:webHidden/>
              </w:rPr>
              <w:instrText xml:space="preserve"> PAGEREF _Toc341022444 \h </w:instrText>
            </w:r>
            <w:r w:rsidR="001E2860">
              <w:rPr>
                <w:noProof/>
                <w:webHidden/>
              </w:rPr>
            </w:r>
            <w:r w:rsidR="001E2860">
              <w:rPr>
                <w:noProof/>
                <w:webHidden/>
              </w:rPr>
              <w:fldChar w:fldCharType="separate"/>
            </w:r>
            <w:r w:rsidR="001E2860">
              <w:rPr>
                <w:noProof/>
                <w:webHidden/>
              </w:rPr>
              <w:t>30</w:t>
            </w:r>
            <w:r w:rsidR="001E2860">
              <w:rPr>
                <w:noProof/>
                <w:webHidden/>
              </w:rPr>
              <w:fldChar w:fldCharType="end"/>
            </w:r>
          </w:hyperlink>
        </w:p>
        <w:p w:rsidR="001E2860" w:rsidRDefault="00837100">
          <w:pPr>
            <w:pStyle w:val="TOC3"/>
            <w:tabs>
              <w:tab w:val="right" w:leader="dot" w:pos="10160"/>
            </w:tabs>
            <w:rPr>
              <w:noProof/>
            </w:rPr>
          </w:pPr>
          <w:hyperlink w:anchor="_Toc341022445" w:history="1">
            <w:r w:rsidR="001E2860" w:rsidRPr="00920C52">
              <w:rPr>
                <w:rStyle w:val="Hyperlink"/>
                <w:noProof/>
              </w:rPr>
              <w:t>Figure 15.1: Extended label (shows additional data for the selected label, currently for CAT062/380)</w:t>
            </w:r>
            <w:r w:rsidR="001E2860">
              <w:rPr>
                <w:noProof/>
                <w:webHidden/>
              </w:rPr>
              <w:tab/>
            </w:r>
            <w:r w:rsidR="001E2860">
              <w:rPr>
                <w:noProof/>
                <w:webHidden/>
              </w:rPr>
              <w:fldChar w:fldCharType="begin"/>
            </w:r>
            <w:r w:rsidR="001E2860">
              <w:rPr>
                <w:noProof/>
                <w:webHidden/>
              </w:rPr>
              <w:instrText xml:space="preserve"> PAGEREF _Toc341022445 \h </w:instrText>
            </w:r>
            <w:r w:rsidR="001E2860">
              <w:rPr>
                <w:noProof/>
                <w:webHidden/>
              </w:rPr>
            </w:r>
            <w:r w:rsidR="001E2860">
              <w:rPr>
                <w:noProof/>
                <w:webHidden/>
              </w:rPr>
              <w:fldChar w:fldCharType="separate"/>
            </w:r>
            <w:r w:rsidR="001E2860">
              <w:rPr>
                <w:noProof/>
                <w:webHidden/>
              </w:rPr>
              <w:t>31</w:t>
            </w:r>
            <w:r w:rsidR="001E2860">
              <w:rPr>
                <w:noProof/>
                <w:webHidden/>
              </w:rPr>
              <w:fldChar w:fldCharType="end"/>
            </w:r>
          </w:hyperlink>
        </w:p>
        <w:p w:rsidR="001E2860" w:rsidRDefault="00837100">
          <w:pPr>
            <w:pStyle w:val="TOC1"/>
            <w:tabs>
              <w:tab w:val="right" w:leader="dot" w:pos="10160"/>
            </w:tabs>
            <w:rPr>
              <w:noProof/>
            </w:rPr>
          </w:pPr>
          <w:hyperlink w:anchor="_Toc341022446" w:history="1">
            <w:r w:rsidR="001E2860" w:rsidRPr="00920C52">
              <w:rPr>
                <w:rStyle w:val="Hyperlink"/>
                <w:noProof/>
              </w:rPr>
              <w:t>Display Attributes</w:t>
            </w:r>
            <w:r w:rsidR="001E2860">
              <w:rPr>
                <w:noProof/>
                <w:webHidden/>
              </w:rPr>
              <w:tab/>
            </w:r>
            <w:r w:rsidR="001E2860">
              <w:rPr>
                <w:noProof/>
                <w:webHidden/>
              </w:rPr>
              <w:fldChar w:fldCharType="begin"/>
            </w:r>
            <w:r w:rsidR="001E2860">
              <w:rPr>
                <w:noProof/>
                <w:webHidden/>
              </w:rPr>
              <w:instrText xml:space="preserve"> PAGEREF _Toc341022446 \h </w:instrText>
            </w:r>
            <w:r w:rsidR="001E2860">
              <w:rPr>
                <w:noProof/>
                <w:webHidden/>
              </w:rPr>
            </w:r>
            <w:r w:rsidR="001E2860">
              <w:rPr>
                <w:noProof/>
                <w:webHidden/>
              </w:rPr>
              <w:fldChar w:fldCharType="separate"/>
            </w:r>
            <w:r w:rsidR="001E2860">
              <w:rPr>
                <w:noProof/>
                <w:webHidden/>
              </w:rPr>
              <w:t>31</w:t>
            </w:r>
            <w:r w:rsidR="001E2860">
              <w:rPr>
                <w:noProof/>
                <w:webHidden/>
              </w:rPr>
              <w:fldChar w:fldCharType="end"/>
            </w:r>
          </w:hyperlink>
        </w:p>
        <w:p w:rsidR="001E2860" w:rsidRDefault="00837100">
          <w:pPr>
            <w:pStyle w:val="TOC3"/>
            <w:tabs>
              <w:tab w:val="right" w:leader="dot" w:pos="10160"/>
            </w:tabs>
            <w:rPr>
              <w:noProof/>
            </w:rPr>
          </w:pPr>
          <w:hyperlink w:anchor="_Toc341022447" w:history="1">
            <w:r w:rsidR="001E2860">
              <w:rPr>
                <w:noProof/>
                <w:webHidden/>
              </w:rPr>
              <w:tab/>
            </w:r>
            <w:r w:rsidR="001E2860">
              <w:rPr>
                <w:noProof/>
                <w:webHidden/>
              </w:rPr>
              <w:fldChar w:fldCharType="begin"/>
            </w:r>
            <w:r w:rsidR="001E2860">
              <w:rPr>
                <w:noProof/>
                <w:webHidden/>
              </w:rPr>
              <w:instrText xml:space="preserve"> PAGEREF _Toc341022447 \h </w:instrText>
            </w:r>
            <w:r w:rsidR="001E2860">
              <w:rPr>
                <w:noProof/>
                <w:webHidden/>
              </w:rPr>
            </w:r>
            <w:r w:rsidR="001E2860">
              <w:rPr>
                <w:noProof/>
                <w:webHidden/>
              </w:rPr>
              <w:fldChar w:fldCharType="separate"/>
            </w:r>
            <w:r w:rsidR="001E2860">
              <w:rPr>
                <w:noProof/>
                <w:webHidden/>
              </w:rPr>
              <w:t>32</w:t>
            </w:r>
            <w:r w:rsidR="001E2860">
              <w:rPr>
                <w:noProof/>
                <w:webHidden/>
              </w:rPr>
              <w:fldChar w:fldCharType="end"/>
            </w:r>
          </w:hyperlink>
        </w:p>
        <w:p w:rsidR="001E2860" w:rsidRDefault="00837100">
          <w:pPr>
            <w:pStyle w:val="TOC3"/>
            <w:tabs>
              <w:tab w:val="right" w:leader="dot" w:pos="10160"/>
            </w:tabs>
            <w:rPr>
              <w:noProof/>
            </w:rPr>
          </w:pPr>
          <w:hyperlink w:anchor="_Toc341022448" w:history="1">
            <w:r w:rsidR="001E2860" w:rsidRPr="00920C52">
              <w:rPr>
                <w:rStyle w:val="Hyperlink"/>
                <w:noProof/>
              </w:rPr>
              <w:t>Figure 16: Menu to Access Display configuration windows</w:t>
            </w:r>
            <w:r w:rsidR="001E2860">
              <w:rPr>
                <w:noProof/>
                <w:webHidden/>
              </w:rPr>
              <w:tab/>
            </w:r>
            <w:r w:rsidR="001E2860">
              <w:rPr>
                <w:noProof/>
                <w:webHidden/>
              </w:rPr>
              <w:fldChar w:fldCharType="begin"/>
            </w:r>
            <w:r w:rsidR="001E2860">
              <w:rPr>
                <w:noProof/>
                <w:webHidden/>
              </w:rPr>
              <w:instrText xml:space="preserve"> PAGEREF _Toc341022448 \h </w:instrText>
            </w:r>
            <w:r w:rsidR="001E2860">
              <w:rPr>
                <w:noProof/>
                <w:webHidden/>
              </w:rPr>
            </w:r>
            <w:r w:rsidR="001E2860">
              <w:rPr>
                <w:noProof/>
                <w:webHidden/>
              </w:rPr>
              <w:fldChar w:fldCharType="separate"/>
            </w:r>
            <w:r w:rsidR="001E2860">
              <w:rPr>
                <w:noProof/>
                <w:webHidden/>
              </w:rPr>
              <w:t>32</w:t>
            </w:r>
            <w:r w:rsidR="001E2860">
              <w:rPr>
                <w:noProof/>
                <w:webHidden/>
              </w:rPr>
              <w:fldChar w:fldCharType="end"/>
            </w:r>
          </w:hyperlink>
        </w:p>
        <w:p w:rsidR="001E2860" w:rsidRDefault="00837100">
          <w:pPr>
            <w:pStyle w:val="TOC3"/>
            <w:tabs>
              <w:tab w:val="right" w:leader="dot" w:pos="10160"/>
            </w:tabs>
            <w:rPr>
              <w:noProof/>
            </w:rPr>
          </w:pPr>
          <w:hyperlink w:anchor="_Toc341022449" w:history="1">
            <w:r w:rsidR="001E2860">
              <w:rPr>
                <w:noProof/>
                <w:webHidden/>
              </w:rPr>
              <w:tab/>
            </w:r>
            <w:r w:rsidR="001E2860">
              <w:rPr>
                <w:noProof/>
                <w:webHidden/>
              </w:rPr>
              <w:fldChar w:fldCharType="begin"/>
            </w:r>
            <w:r w:rsidR="001E2860">
              <w:rPr>
                <w:noProof/>
                <w:webHidden/>
              </w:rPr>
              <w:instrText xml:space="preserve"> PAGEREF _Toc341022449 \h </w:instrText>
            </w:r>
            <w:r w:rsidR="001E2860">
              <w:rPr>
                <w:noProof/>
                <w:webHidden/>
              </w:rPr>
            </w:r>
            <w:r w:rsidR="001E2860">
              <w:rPr>
                <w:noProof/>
                <w:webHidden/>
              </w:rPr>
              <w:fldChar w:fldCharType="separate"/>
            </w:r>
            <w:r w:rsidR="001E2860">
              <w:rPr>
                <w:noProof/>
                <w:webHidden/>
              </w:rPr>
              <w:t>33</w:t>
            </w:r>
            <w:r w:rsidR="001E2860">
              <w:rPr>
                <w:noProof/>
                <w:webHidden/>
              </w:rPr>
              <w:fldChar w:fldCharType="end"/>
            </w:r>
          </w:hyperlink>
        </w:p>
        <w:p w:rsidR="001E2860" w:rsidRDefault="00837100">
          <w:pPr>
            <w:pStyle w:val="TOC3"/>
            <w:tabs>
              <w:tab w:val="right" w:leader="dot" w:pos="10160"/>
            </w:tabs>
            <w:rPr>
              <w:noProof/>
            </w:rPr>
          </w:pPr>
          <w:hyperlink w:anchor="_Toc341022450" w:history="1">
            <w:r w:rsidR="001E2860" w:rsidRPr="00920C52">
              <w:rPr>
                <w:rStyle w:val="Hyperlink"/>
                <w:noProof/>
              </w:rPr>
              <w:t>Figure 17: Display Attributes</w:t>
            </w:r>
            <w:r w:rsidR="001E2860">
              <w:rPr>
                <w:noProof/>
                <w:webHidden/>
              </w:rPr>
              <w:tab/>
            </w:r>
            <w:r w:rsidR="001E2860">
              <w:rPr>
                <w:noProof/>
                <w:webHidden/>
              </w:rPr>
              <w:fldChar w:fldCharType="begin"/>
            </w:r>
            <w:r w:rsidR="001E2860">
              <w:rPr>
                <w:noProof/>
                <w:webHidden/>
              </w:rPr>
              <w:instrText xml:space="preserve"> PAGEREF _Toc341022450 \h </w:instrText>
            </w:r>
            <w:r w:rsidR="001E2860">
              <w:rPr>
                <w:noProof/>
                <w:webHidden/>
              </w:rPr>
            </w:r>
            <w:r w:rsidR="001E2860">
              <w:rPr>
                <w:noProof/>
                <w:webHidden/>
              </w:rPr>
              <w:fldChar w:fldCharType="separate"/>
            </w:r>
            <w:r w:rsidR="001E2860">
              <w:rPr>
                <w:noProof/>
                <w:webHidden/>
              </w:rPr>
              <w:t>33</w:t>
            </w:r>
            <w:r w:rsidR="001E2860">
              <w:rPr>
                <w:noProof/>
                <w:webHidden/>
              </w:rPr>
              <w:fldChar w:fldCharType="end"/>
            </w:r>
          </w:hyperlink>
        </w:p>
        <w:p w:rsidR="001E2860" w:rsidRDefault="00837100">
          <w:pPr>
            <w:pStyle w:val="TOC1"/>
            <w:tabs>
              <w:tab w:val="right" w:leader="dot" w:pos="10160"/>
            </w:tabs>
            <w:rPr>
              <w:noProof/>
            </w:rPr>
          </w:pPr>
          <w:hyperlink w:anchor="_Toc341022451" w:history="1">
            <w:r w:rsidR="001E2860" w:rsidRPr="00920C52">
              <w:rPr>
                <w:rStyle w:val="Hyperlink"/>
                <w:noProof/>
              </w:rPr>
              <w:t>Display Items</w:t>
            </w:r>
            <w:r w:rsidR="001E2860">
              <w:rPr>
                <w:noProof/>
                <w:webHidden/>
              </w:rPr>
              <w:tab/>
            </w:r>
            <w:r w:rsidR="001E2860">
              <w:rPr>
                <w:noProof/>
                <w:webHidden/>
              </w:rPr>
              <w:fldChar w:fldCharType="begin"/>
            </w:r>
            <w:r w:rsidR="001E2860">
              <w:rPr>
                <w:noProof/>
                <w:webHidden/>
              </w:rPr>
              <w:instrText xml:space="preserve"> PAGEREF _Toc341022451 \h </w:instrText>
            </w:r>
            <w:r w:rsidR="001E2860">
              <w:rPr>
                <w:noProof/>
                <w:webHidden/>
              </w:rPr>
            </w:r>
            <w:r w:rsidR="001E2860">
              <w:rPr>
                <w:noProof/>
                <w:webHidden/>
              </w:rPr>
              <w:fldChar w:fldCharType="separate"/>
            </w:r>
            <w:r w:rsidR="001E2860">
              <w:rPr>
                <w:noProof/>
                <w:webHidden/>
              </w:rPr>
              <w:t>34</w:t>
            </w:r>
            <w:r w:rsidR="001E2860">
              <w:rPr>
                <w:noProof/>
                <w:webHidden/>
              </w:rPr>
              <w:fldChar w:fldCharType="end"/>
            </w:r>
          </w:hyperlink>
        </w:p>
        <w:p w:rsidR="001E2860" w:rsidRDefault="00837100">
          <w:pPr>
            <w:pStyle w:val="TOC3"/>
            <w:tabs>
              <w:tab w:val="right" w:leader="dot" w:pos="10160"/>
            </w:tabs>
            <w:rPr>
              <w:noProof/>
            </w:rPr>
          </w:pPr>
          <w:hyperlink w:anchor="_Toc341022452" w:history="1">
            <w:r w:rsidR="001E2860">
              <w:rPr>
                <w:noProof/>
                <w:webHidden/>
              </w:rPr>
              <w:tab/>
            </w:r>
            <w:r w:rsidR="001E2860">
              <w:rPr>
                <w:noProof/>
                <w:webHidden/>
              </w:rPr>
              <w:fldChar w:fldCharType="begin"/>
            </w:r>
            <w:r w:rsidR="001E2860">
              <w:rPr>
                <w:noProof/>
                <w:webHidden/>
              </w:rPr>
              <w:instrText xml:space="preserve"> PAGEREF _Toc341022452 \h </w:instrText>
            </w:r>
            <w:r w:rsidR="001E2860">
              <w:rPr>
                <w:noProof/>
                <w:webHidden/>
              </w:rPr>
            </w:r>
            <w:r w:rsidR="001E2860">
              <w:rPr>
                <w:noProof/>
                <w:webHidden/>
              </w:rPr>
              <w:fldChar w:fldCharType="separate"/>
            </w:r>
            <w:r w:rsidR="001E2860">
              <w:rPr>
                <w:noProof/>
                <w:webHidden/>
              </w:rPr>
              <w:t>34</w:t>
            </w:r>
            <w:r w:rsidR="001E2860">
              <w:rPr>
                <w:noProof/>
                <w:webHidden/>
              </w:rPr>
              <w:fldChar w:fldCharType="end"/>
            </w:r>
          </w:hyperlink>
        </w:p>
        <w:p w:rsidR="001E2860" w:rsidRDefault="00837100">
          <w:pPr>
            <w:pStyle w:val="TOC3"/>
            <w:tabs>
              <w:tab w:val="right" w:leader="dot" w:pos="10160"/>
            </w:tabs>
            <w:rPr>
              <w:noProof/>
            </w:rPr>
          </w:pPr>
          <w:hyperlink w:anchor="_Toc341022453" w:history="1">
            <w:r w:rsidR="001E2860" w:rsidRPr="00920C52">
              <w:rPr>
                <w:rStyle w:val="Hyperlink"/>
                <w:noProof/>
              </w:rPr>
              <w:t>Figure 18: Display Items</w:t>
            </w:r>
            <w:r w:rsidR="001E2860">
              <w:rPr>
                <w:noProof/>
                <w:webHidden/>
              </w:rPr>
              <w:tab/>
            </w:r>
            <w:r w:rsidR="001E2860">
              <w:rPr>
                <w:noProof/>
                <w:webHidden/>
              </w:rPr>
              <w:fldChar w:fldCharType="begin"/>
            </w:r>
            <w:r w:rsidR="001E2860">
              <w:rPr>
                <w:noProof/>
                <w:webHidden/>
              </w:rPr>
              <w:instrText xml:space="preserve"> PAGEREF _Toc341022453 \h </w:instrText>
            </w:r>
            <w:r w:rsidR="001E2860">
              <w:rPr>
                <w:noProof/>
                <w:webHidden/>
              </w:rPr>
            </w:r>
            <w:r w:rsidR="001E2860">
              <w:rPr>
                <w:noProof/>
                <w:webHidden/>
              </w:rPr>
              <w:fldChar w:fldCharType="separate"/>
            </w:r>
            <w:r w:rsidR="001E2860">
              <w:rPr>
                <w:noProof/>
                <w:webHidden/>
              </w:rPr>
              <w:t>34</w:t>
            </w:r>
            <w:r w:rsidR="001E2860">
              <w:rPr>
                <w:noProof/>
                <w:webHidden/>
              </w:rPr>
              <w:fldChar w:fldCharType="end"/>
            </w:r>
          </w:hyperlink>
        </w:p>
        <w:p w:rsidR="001E2860" w:rsidRDefault="00837100">
          <w:pPr>
            <w:pStyle w:val="TOC1"/>
            <w:tabs>
              <w:tab w:val="right" w:leader="dot" w:pos="10160"/>
            </w:tabs>
            <w:rPr>
              <w:noProof/>
            </w:rPr>
          </w:pPr>
          <w:hyperlink w:anchor="_Toc341022454" w:history="1">
            <w:r w:rsidR="001E2860" w:rsidRPr="00920C52">
              <w:rPr>
                <w:rStyle w:val="Hyperlink"/>
                <w:noProof/>
              </w:rPr>
              <w:t>Label Attributes</w:t>
            </w:r>
            <w:r w:rsidR="001E2860">
              <w:rPr>
                <w:noProof/>
                <w:webHidden/>
              </w:rPr>
              <w:tab/>
            </w:r>
            <w:r w:rsidR="001E2860">
              <w:rPr>
                <w:noProof/>
                <w:webHidden/>
              </w:rPr>
              <w:fldChar w:fldCharType="begin"/>
            </w:r>
            <w:r w:rsidR="001E2860">
              <w:rPr>
                <w:noProof/>
                <w:webHidden/>
              </w:rPr>
              <w:instrText xml:space="preserve"> PAGEREF _Toc341022454 \h </w:instrText>
            </w:r>
            <w:r w:rsidR="001E2860">
              <w:rPr>
                <w:noProof/>
                <w:webHidden/>
              </w:rPr>
            </w:r>
            <w:r w:rsidR="001E2860">
              <w:rPr>
                <w:noProof/>
                <w:webHidden/>
              </w:rPr>
              <w:fldChar w:fldCharType="separate"/>
            </w:r>
            <w:r w:rsidR="001E2860">
              <w:rPr>
                <w:noProof/>
                <w:webHidden/>
              </w:rPr>
              <w:t>34</w:t>
            </w:r>
            <w:r w:rsidR="001E2860">
              <w:rPr>
                <w:noProof/>
                <w:webHidden/>
              </w:rPr>
              <w:fldChar w:fldCharType="end"/>
            </w:r>
          </w:hyperlink>
        </w:p>
        <w:p w:rsidR="001E2860" w:rsidRDefault="00837100">
          <w:pPr>
            <w:pStyle w:val="TOC3"/>
            <w:tabs>
              <w:tab w:val="right" w:leader="dot" w:pos="10160"/>
            </w:tabs>
            <w:rPr>
              <w:noProof/>
            </w:rPr>
          </w:pPr>
          <w:hyperlink w:anchor="_Toc341022455" w:history="1">
            <w:r w:rsidR="001E2860">
              <w:rPr>
                <w:noProof/>
                <w:webHidden/>
              </w:rPr>
              <w:tab/>
            </w:r>
            <w:r w:rsidR="001E2860">
              <w:rPr>
                <w:noProof/>
                <w:webHidden/>
              </w:rPr>
              <w:fldChar w:fldCharType="begin"/>
            </w:r>
            <w:r w:rsidR="001E2860">
              <w:rPr>
                <w:noProof/>
                <w:webHidden/>
              </w:rPr>
              <w:instrText xml:space="preserve"> PAGEREF _Toc341022455 \h </w:instrText>
            </w:r>
            <w:r w:rsidR="001E2860">
              <w:rPr>
                <w:noProof/>
                <w:webHidden/>
              </w:rPr>
            </w:r>
            <w:r w:rsidR="001E2860">
              <w:rPr>
                <w:noProof/>
                <w:webHidden/>
              </w:rPr>
              <w:fldChar w:fldCharType="separate"/>
            </w:r>
            <w:r w:rsidR="001E2860">
              <w:rPr>
                <w:noProof/>
                <w:webHidden/>
              </w:rPr>
              <w:t>35</w:t>
            </w:r>
            <w:r w:rsidR="001E2860">
              <w:rPr>
                <w:noProof/>
                <w:webHidden/>
              </w:rPr>
              <w:fldChar w:fldCharType="end"/>
            </w:r>
          </w:hyperlink>
        </w:p>
        <w:p w:rsidR="001E2860" w:rsidRDefault="00837100">
          <w:pPr>
            <w:pStyle w:val="TOC3"/>
            <w:tabs>
              <w:tab w:val="right" w:leader="dot" w:pos="10160"/>
            </w:tabs>
            <w:rPr>
              <w:noProof/>
            </w:rPr>
          </w:pPr>
          <w:hyperlink w:anchor="_Toc341022456" w:history="1">
            <w:r w:rsidR="001E2860" w:rsidRPr="00920C52">
              <w:rPr>
                <w:rStyle w:val="Hyperlink"/>
                <w:noProof/>
              </w:rPr>
              <w:t>Figure 19: Label Attributes Picker</w:t>
            </w:r>
            <w:r w:rsidR="001E2860">
              <w:rPr>
                <w:noProof/>
                <w:webHidden/>
              </w:rPr>
              <w:tab/>
            </w:r>
            <w:r w:rsidR="001E2860">
              <w:rPr>
                <w:noProof/>
                <w:webHidden/>
              </w:rPr>
              <w:fldChar w:fldCharType="begin"/>
            </w:r>
            <w:r w:rsidR="001E2860">
              <w:rPr>
                <w:noProof/>
                <w:webHidden/>
              </w:rPr>
              <w:instrText xml:space="preserve"> PAGEREF _Toc341022456 \h </w:instrText>
            </w:r>
            <w:r w:rsidR="001E2860">
              <w:rPr>
                <w:noProof/>
                <w:webHidden/>
              </w:rPr>
            </w:r>
            <w:r w:rsidR="001E2860">
              <w:rPr>
                <w:noProof/>
                <w:webHidden/>
              </w:rPr>
              <w:fldChar w:fldCharType="separate"/>
            </w:r>
            <w:r w:rsidR="001E2860">
              <w:rPr>
                <w:noProof/>
                <w:webHidden/>
              </w:rPr>
              <w:t>35</w:t>
            </w:r>
            <w:r w:rsidR="001E2860">
              <w:rPr>
                <w:noProof/>
                <w:webHidden/>
              </w:rPr>
              <w:fldChar w:fldCharType="end"/>
            </w:r>
          </w:hyperlink>
        </w:p>
        <w:p w:rsidR="001E2860" w:rsidRDefault="00837100">
          <w:pPr>
            <w:pStyle w:val="TOC1"/>
            <w:tabs>
              <w:tab w:val="right" w:leader="dot" w:pos="10160"/>
            </w:tabs>
            <w:rPr>
              <w:noProof/>
            </w:rPr>
          </w:pPr>
          <w:hyperlink w:anchor="_Toc341022457" w:history="1">
            <w:r w:rsidR="001E2860" w:rsidRPr="00920C52">
              <w:rPr>
                <w:rStyle w:val="Hyperlink"/>
                <w:noProof/>
              </w:rPr>
              <w:t>Choosing Category to Process</w:t>
            </w:r>
            <w:r w:rsidR="001E2860">
              <w:rPr>
                <w:noProof/>
                <w:webHidden/>
              </w:rPr>
              <w:tab/>
            </w:r>
            <w:r w:rsidR="001E2860">
              <w:rPr>
                <w:noProof/>
                <w:webHidden/>
              </w:rPr>
              <w:fldChar w:fldCharType="begin"/>
            </w:r>
            <w:r w:rsidR="001E2860">
              <w:rPr>
                <w:noProof/>
                <w:webHidden/>
              </w:rPr>
              <w:instrText xml:space="preserve"> PAGEREF _Toc341022457 \h </w:instrText>
            </w:r>
            <w:r w:rsidR="001E2860">
              <w:rPr>
                <w:noProof/>
                <w:webHidden/>
              </w:rPr>
            </w:r>
            <w:r w:rsidR="001E2860">
              <w:rPr>
                <w:noProof/>
                <w:webHidden/>
              </w:rPr>
              <w:fldChar w:fldCharType="separate"/>
            </w:r>
            <w:r w:rsidR="001E2860">
              <w:rPr>
                <w:noProof/>
                <w:webHidden/>
              </w:rPr>
              <w:t>35</w:t>
            </w:r>
            <w:r w:rsidR="001E2860">
              <w:rPr>
                <w:noProof/>
                <w:webHidden/>
              </w:rPr>
              <w:fldChar w:fldCharType="end"/>
            </w:r>
          </w:hyperlink>
        </w:p>
        <w:p w:rsidR="001E2860" w:rsidRDefault="00837100">
          <w:pPr>
            <w:pStyle w:val="TOC3"/>
            <w:tabs>
              <w:tab w:val="right" w:leader="dot" w:pos="10160"/>
            </w:tabs>
            <w:rPr>
              <w:noProof/>
            </w:rPr>
          </w:pPr>
          <w:hyperlink w:anchor="_Toc341022458" w:history="1">
            <w:r w:rsidR="001E2860" w:rsidRPr="00920C52">
              <w:rPr>
                <w:rStyle w:val="Hyperlink"/>
                <w:noProof/>
              </w:rPr>
              <w:t>Figure 20: Category decoder selector</w:t>
            </w:r>
            <w:r w:rsidR="001E2860">
              <w:rPr>
                <w:noProof/>
                <w:webHidden/>
              </w:rPr>
              <w:tab/>
            </w:r>
            <w:r w:rsidR="001E2860">
              <w:rPr>
                <w:noProof/>
                <w:webHidden/>
              </w:rPr>
              <w:fldChar w:fldCharType="begin"/>
            </w:r>
            <w:r w:rsidR="001E2860">
              <w:rPr>
                <w:noProof/>
                <w:webHidden/>
              </w:rPr>
              <w:instrText xml:space="preserve"> PAGEREF _Toc341022458 \h </w:instrText>
            </w:r>
            <w:r w:rsidR="001E2860">
              <w:rPr>
                <w:noProof/>
                <w:webHidden/>
              </w:rPr>
            </w:r>
            <w:r w:rsidR="001E2860">
              <w:rPr>
                <w:noProof/>
                <w:webHidden/>
              </w:rPr>
              <w:fldChar w:fldCharType="separate"/>
            </w:r>
            <w:r w:rsidR="001E2860">
              <w:rPr>
                <w:noProof/>
                <w:webHidden/>
              </w:rPr>
              <w:t>35</w:t>
            </w:r>
            <w:r w:rsidR="001E2860">
              <w:rPr>
                <w:noProof/>
                <w:webHidden/>
              </w:rPr>
              <w:fldChar w:fldCharType="end"/>
            </w:r>
          </w:hyperlink>
        </w:p>
        <w:p w:rsidR="001E2860" w:rsidRDefault="00837100">
          <w:pPr>
            <w:pStyle w:val="TOC1"/>
            <w:tabs>
              <w:tab w:val="right" w:leader="dot" w:pos="10160"/>
            </w:tabs>
            <w:rPr>
              <w:noProof/>
            </w:rPr>
          </w:pPr>
          <w:hyperlink w:anchor="_Toc341022459" w:history="1">
            <w:r w:rsidR="001E2860" w:rsidRPr="00920C52">
              <w:rPr>
                <w:rStyle w:val="Hyperlink"/>
                <w:noProof/>
              </w:rPr>
              <w:t>ASTERIX Recording &amp; Forwarding</w:t>
            </w:r>
            <w:r w:rsidR="001E2860">
              <w:rPr>
                <w:noProof/>
                <w:webHidden/>
              </w:rPr>
              <w:tab/>
            </w:r>
            <w:r w:rsidR="001E2860">
              <w:rPr>
                <w:noProof/>
                <w:webHidden/>
              </w:rPr>
              <w:fldChar w:fldCharType="begin"/>
            </w:r>
            <w:r w:rsidR="001E2860">
              <w:rPr>
                <w:noProof/>
                <w:webHidden/>
              </w:rPr>
              <w:instrText xml:space="preserve"> PAGEREF _Toc341022459 \h </w:instrText>
            </w:r>
            <w:r w:rsidR="001E2860">
              <w:rPr>
                <w:noProof/>
                <w:webHidden/>
              </w:rPr>
            </w:r>
            <w:r w:rsidR="001E2860">
              <w:rPr>
                <w:noProof/>
                <w:webHidden/>
              </w:rPr>
              <w:fldChar w:fldCharType="separate"/>
            </w:r>
            <w:r w:rsidR="001E2860">
              <w:rPr>
                <w:noProof/>
                <w:webHidden/>
              </w:rPr>
              <w:t>36</w:t>
            </w:r>
            <w:r w:rsidR="001E2860">
              <w:rPr>
                <w:noProof/>
                <w:webHidden/>
              </w:rPr>
              <w:fldChar w:fldCharType="end"/>
            </w:r>
          </w:hyperlink>
        </w:p>
        <w:p w:rsidR="001E2860" w:rsidRDefault="00837100">
          <w:pPr>
            <w:pStyle w:val="TOC3"/>
            <w:tabs>
              <w:tab w:val="right" w:leader="dot" w:pos="10160"/>
            </w:tabs>
            <w:rPr>
              <w:noProof/>
            </w:rPr>
          </w:pPr>
          <w:hyperlink w:anchor="_Toc341022460" w:history="1">
            <w:r w:rsidR="001E2860" w:rsidRPr="00920C52">
              <w:rPr>
                <w:rStyle w:val="Hyperlink"/>
                <w:noProof/>
              </w:rPr>
              <w:t>Figure 21: Data Recording and Forwarding</w:t>
            </w:r>
            <w:r w:rsidR="001E2860">
              <w:rPr>
                <w:noProof/>
                <w:webHidden/>
              </w:rPr>
              <w:tab/>
            </w:r>
            <w:r w:rsidR="001E2860">
              <w:rPr>
                <w:noProof/>
                <w:webHidden/>
              </w:rPr>
              <w:fldChar w:fldCharType="begin"/>
            </w:r>
            <w:r w:rsidR="001E2860">
              <w:rPr>
                <w:noProof/>
                <w:webHidden/>
              </w:rPr>
              <w:instrText xml:space="preserve"> PAGEREF _Toc341022460 \h </w:instrText>
            </w:r>
            <w:r w:rsidR="001E2860">
              <w:rPr>
                <w:noProof/>
                <w:webHidden/>
              </w:rPr>
            </w:r>
            <w:r w:rsidR="001E2860">
              <w:rPr>
                <w:noProof/>
                <w:webHidden/>
              </w:rPr>
              <w:fldChar w:fldCharType="separate"/>
            </w:r>
            <w:r w:rsidR="001E2860">
              <w:rPr>
                <w:noProof/>
                <w:webHidden/>
              </w:rPr>
              <w:t>36</w:t>
            </w:r>
            <w:r w:rsidR="001E2860">
              <w:rPr>
                <w:noProof/>
                <w:webHidden/>
              </w:rPr>
              <w:fldChar w:fldCharType="end"/>
            </w:r>
          </w:hyperlink>
        </w:p>
        <w:p w:rsidR="001E2860" w:rsidRDefault="00837100">
          <w:pPr>
            <w:pStyle w:val="TOC1"/>
            <w:tabs>
              <w:tab w:val="right" w:leader="dot" w:pos="10160"/>
            </w:tabs>
            <w:rPr>
              <w:noProof/>
            </w:rPr>
          </w:pPr>
          <w:hyperlink w:anchor="_Toc341022461" w:history="1">
            <w:r w:rsidR="001E2860" w:rsidRPr="00920C52">
              <w:rPr>
                <w:rStyle w:val="Hyperlink"/>
                <w:noProof/>
              </w:rPr>
              <w:t>ASTERIX Replay</w:t>
            </w:r>
            <w:r w:rsidR="001E2860">
              <w:rPr>
                <w:noProof/>
                <w:webHidden/>
              </w:rPr>
              <w:tab/>
            </w:r>
            <w:r w:rsidR="001E2860">
              <w:rPr>
                <w:noProof/>
                <w:webHidden/>
              </w:rPr>
              <w:fldChar w:fldCharType="begin"/>
            </w:r>
            <w:r w:rsidR="001E2860">
              <w:rPr>
                <w:noProof/>
                <w:webHidden/>
              </w:rPr>
              <w:instrText xml:space="preserve"> PAGEREF _Toc341022461 \h </w:instrText>
            </w:r>
            <w:r w:rsidR="001E2860">
              <w:rPr>
                <w:noProof/>
                <w:webHidden/>
              </w:rPr>
            </w:r>
            <w:r w:rsidR="001E2860">
              <w:rPr>
                <w:noProof/>
                <w:webHidden/>
              </w:rPr>
              <w:fldChar w:fldCharType="separate"/>
            </w:r>
            <w:r w:rsidR="001E2860">
              <w:rPr>
                <w:noProof/>
                <w:webHidden/>
              </w:rPr>
              <w:t>37</w:t>
            </w:r>
            <w:r w:rsidR="001E2860">
              <w:rPr>
                <w:noProof/>
                <w:webHidden/>
              </w:rPr>
              <w:fldChar w:fldCharType="end"/>
            </w:r>
          </w:hyperlink>
        </w:p>
        <w:p w:rsidR="001E2860" w:rsidRDefault="00837100">
          <w:pPr>
            <w:pStyle w:val="TOC3"/>
            <w:tabs>
              <w:tab w:val="right" w:leader="dot" w:pos="10160"/>
            </w:tabs>
            <w:rPr>
              <w:noProof/>
            </w:rPr>
          </w:pPr>
          <w:hyperlink w:anchor="_Toc341022462" w:history="1">
            <w:r w:rsidR="001E2860" w:rsidRPr="00920C52">
              <w:rPr>
                <w:rStyle w:val="Hyperlink"/>
                <w:noProof/>
              </w:rPr>
              <w:t>Figure 22: ASTERIX Replay</w:t>
            </w:r>
            <w:r w:rsidR="001E2860">
              <w:rPr>
                <w:noProof/>
                <w:webHidden/>
              </w:rPr>
              <w:tab/>
            </w:r>
            <w:r w:rsidR="001E2860">
              <w:rPr>
                <w:noProof/>
                <w:webHidden/>
              </w:rPr>
              <w:fldChar w:fldCharType="begin"/>
            </w:r>
            <w:r w:rsidR="001E2860">
              <w:rPr>
                <w:noProof/>
                <w:webHidden/>
              </w:rPr>
              <w:instrText xml:space="preserve"> PAGEREF _Toc341022462 \h </w:instrText>
            </w:r>
            <w:r w:rsidR="001E2860">
              <w:rPr>
                <w:noProof/>
                <w:webHidden/>
              </w:rPr>
            </w:r>
            <w:r w:rsidR="001E2860">
              <w:rPr>
                <w:noProof/>
                <w:webHidden/>
              </w:rPr>
              <w:fldChar w:fldCharType="separate"/>
            </w:r>
            <w:r w:rsidR="001E2860">
              <w:rPr>
                <w:noProof/>
                <w:webHidden/>
              </w:rPr>
              <w:t>37</w:t>
            </w:r>
            <w:r w:rsidR="001E2860">
              <w:rPr>
                <w:noProof/>
                <w:webHidden/>
              </w:rPr>
              <w:fldChar w:fldCharType="end"/>
            </w:r>
          </w:hyperlink>
        </w:p>
        <w:p w:rsidR="001E2860" w:rsidRDefault="00837100">
          <w:pPr>
            <w:pStyle w:val="TOC1"/>
            <w:tabs>
              <w:tab w:val="right" w:leader="dot" w:pos="10160"/>
            </w:tabs>
            <w:rPr>
              <w:noProof/>
            </w:rPr>
          </w:pPr>
          <w:hyperlink w:anchor="_Toc341022463" w:history="1">
            <w:r w:rsidR="001E2860" w:rsidRPr="00920C52">
              <w:rPr>
                <w:rStyle w:val="Hyperlink"/>
                <w:noProof/>
              </w:rPr>
              <w:t>“Replay” to “Raw”</w:t>
            </w:r>
            <w:r w:rsidR="001E2860">
              <w:rPr>
                <w:noProof/>
                <w:webHidden/>
              </w:rPr>
              <w:tab/>
            </w:r>
            <w:r w:rsidR="001E2860">
              <w:rPr>
                <w:noProof/>
                <w:webHidden/>
              </w:rPr>
              <w:fldChar w:fldCharType="begin"/>
            </w:r>
            <w:r w:rsidR="001E2860">
              <w:rPr>
                <w:noProof/>
                <w:webHidden/>
              </w:rPr>
              <w:instrText xml:space="preserve"> PAGEREF _Toc341022463 \h </w:instrText>
            </w:r>
            <w:r w:rsidR="001E2860">
              <w:rPr>
                <w:noProof/>
                <w:webHidden/>
              </w:rPr>
            </w:r>
            <w:r w:rsidR="001E2860">
              <w:rPr>
                <w:noProof/>
                <w:webHidden/>
              </w:rPr>
              <w:fldChar w:fldCharType="separate"/>
            </w:r>
            <w:r w:rsidR="001E2860">
              <w:rPr>
                <w:noProof/>
                <w:webHidden/>
              </w:rPr>
              <w:t>37</w:t>
            </w:r>
            <w:r w:rsidR="001E2860">
              <w:rPr>
                <w:noProof/>
                <w:webHidden/>
              </w:rPr>
              <w:fldChar w:fldCharType="end"/>
            </w:r>
          </w:hyperlink>
        </w:p>
        <w:p w:rsidR="001E2860" w:rsidRDefault="00837100">
          <w:pPr>
            <w:pStyle w:val="TOC3"/>
            <w:tabs>
              <w:tab w:val="right" w:leader="dot" w:pos="10160"/>
            </w:tabs>
            <w:rPr>
              <w:noProof/>
            </w:rPr>
          </w:pPr>
          <w:hyperlink w:anchor="_Toc341022464" w:history="1">
            <w:r w:rsidR="001E2860" w:rsidRPr="00920C52">
              <w:rPr>
                <w:rStyle w:val="Hyperlink"/>
                <w:noProof/>
              </w:rPr>
              <w:t>Figure 23: Replay to Raw format</w:t>
            </w:r>
            <w:r w:rsidR="001E2860">
              <w:rPr>
                <w:noProof/>
                <w:webHidden/>
              </w:rPr>
              <w:tab/>
            </w:r>
            <w:r w:rsidR="001E2860">
              <w:rPr>
                <w:noProof/>
                <w:webHidden/>
              </w:rPr>
              <w:fldChar w:fldCharType="begin"/>
            </w:r>
            <w:r w:rsidR="001E2860">
              <w:rPr>
                <w:noProof/>
                <w:webHidden/>
              </w:rPr>
              <w:instrText xml:space="preserve"> PAGEREF _Toc341022464 \h </w:instrText>
            </w:r>
            <w:r w:rsidR="001E2860">
              <w:rPr>
                <w:noProof/>
                <w:webHidden/>
              </w:rPr>
            </w:r>
            <w:r w:rsidR="001E2860">
              <w:rPr>
                <w:noProof/>
                <w:webHidden/>
              </w:rPr>
              <w:fldChar w:fldCharType="separate"/>
            </w:r>
            <w:r w:rsidR="001E2860">
              <w:rPr>
                <w:noProof/>
                <w:webHidden/>
              </w:rPr>
              <w:t>37</w:t>
            </w:r>
            <w:r w:rsidR="001E2860">
              <w:rPr>
                <w:noProof/>
                <w:webHidden/>
              </w:rPr>
              <w:fldChar w:fldCharType="end"/>
            </w:r>
          </w:hyperlink>
        </w:p>
        <w:p w:rsidR="001E2860" w:rsidRDefault="00837100">
          <w:pPr>
            <w:pStyle w:val="TOC1"/>
            <w:tabs>
              <w:tab w:val="right" w:leader="dot" w:pos="10160"/>
            </w:tabs>
            <w:rPr>
              <w:noProof/>
            </w:rPr>
          </w:pPr>
          <w:hyperlink w:anchor="_Toc341022465" w:history="1">
            <w:r w:rsidR="001E2860" w:rsidRPr="00920C52">
              <w:rPr>
                <w:rStyle w:val="Hyperlink"/>
                <w:noProof/>
              </w:rPr>
              <w:t>System Configuration and Status</w:t>
            </w:r>
            <w:r w:rsidR="001E2860">
              <w:rPr>
                <w:noProof/>
                <w:webHidden/>
              </w:rPr>
              <w:tab/>
            </w:r>
            <w:r w:rsidR="001E2860">
              <w:rPr>
                <w:noProof/>
                <w:webHidden/>
              </w:rPr>
              <w:fldChar w:fldCharType="begin"/>
            </w:r>
            <w:r w:rsidR="001E2860">
              <w:rPr>
                <w:noProof/>
                <w:webHidden/>
              </w:rPr>
              <w:instrText xml:space="preserve"> PAGEREF _Toc341022465 \h </w:instrText>
            </w:r>
            <w:r w:rsidR="001E2860">
              <w:rPr>
                <w:noProof/>
                <w:webHidden/>
              </w:rPr>
            </w:r>
            <w:r w:rsidR="001E2860">
              <w:rPr>
                <w:noProof/>
                <w:webHidden/>
              </w:rPr>
              <w:fldChar w:fldCharType="separate"/>
            </w:r>
            <w:r w:rsidR="001E2860">
              <w:rPr>
                <w:noProof/>
                <w:webHidden/>
              </w:rPr>
              <w:t>38</w:t>
            </w:r>
            <w:r w:rsidR="001E2860">
              <w:rPr>
                <w:noProof/>
                <w:webHidden/>
              </w:rPr>
              <w:fldChar w:fldCharType="end"/>
            </w:r>
          </w:hyperlink>
        </w:p>
        <w:p w:rsidR="001E2860" w:rsidRDefault="00837100">
          <w:pPr>
            <w:pStyle w:val="TOC3"/>
            <w:tabs>
              <w:tab w:val="right" w:leader="dot" w:pos="10160"/>
            </w:tabs>
            <w:rPr>
              <w:noProof/>
            </w:rPr>
          </w:pPr>
          <w:hyperlink w:anchor="_Toc341022466" w:history="1">
            <w:r w:rsidR="001E2860" w:rsidRPr="00920C52">
              <w:rPr>
                <w:rStyle w:val="Hyperlink"/>
                <w:noProof/>
              </w:rPr>
              <w:t>Figure 24: Three screen shoots of System Status Display (GO, History and Data Loss)</w:t>
            </w:r>
            <w:r w:rsidR="001E2860">
              <w:rPr>
                <w:noProof/>
                <w:webHidden/>
              </w:rPr>
              <w:tab/>
            </w:r>
            <w:r w:rsidR="001E2860">
              <w:rPr>
                <w:noProof/>
                <w:webHidden/>
              </w:rPr>
              <w:fldChar w:fldCharType="begin"/>
            </w:r>
            <w:r w:rsidR="001E2860">
              <w:rPr>
                <w:noProof/>
                <w:webHidden/>
              </w:rPr>
              <w:instrText xml:space="preserve"> PAGEREF _Toc341022466 \h </w:instrText>
            </w:r>
            <w:r w:rsidR="001E2860">
              <w:rPr>
                <w:noProof/>
                <w:webHidden/>
              </w:rPr>
            </w:r>
            <w:r w:rsidR="001E2860">
              <w:rPr>
                <w:noProof/>
                <w:webHidden/>
              </w:rPr>
              <w:fldChar w:fldCharType="separate"/>
            </w:r>
            <w:r w:rsidR="001E2860">
              <w:rPr>
                <w:noProof/>
                <w:webHidden/>
              </w:rPr>
              <w:t>38</w:t>
            </w:r>
            <w:r w:rsidR="001E2860">
              <w:rPr>
                <w:noProof/>
                <w:webHidden/>
              </w:rPr>
              <w:fldChar w:fldCharType="end"/>
            </w:r>
          </w:hyperlink>
        </w:p>
        <w:p w:rsidR="001E2860" w:rsidRDefault="00837100">
          <w:pPr>
            <w:pStyle w:val="TOC1"/>
            <w:tabs>
              <w:tab w:val="right" w:leader="dot" w:pos="10160"/>
            </w:tabs>
            <w:rPr>
              <w:noProof/>
            </w:rPr>
          </w:pPr>
          <w:hyperlink w:anchor="_Toc341022467" w:history="1">
            <w:r w:rsidR="001E2860" w:rsidRPr="00920C52">
              <w:rPr>
                <w:rStyle w:val="Hyperlink"/>
                <w:noProof/>
              </w:rPr>
              <w:t>Miscellaneous Settings</w:t>
            </w:r>
            <w:r w:rsidR="001E2860">
              <w:rPr>
                <w:noProof/>
                <w:webHidden/>
              </w:rPr>
              <w:tab/>
            </w:r>
            <w:r w:rsidR="001E2860">
              <w:rPr>
                <w:noProof/>
                <w:webHidden/>
              </w:rPr>
              <w:fldChar w:fldCharType="begin"/>
            </w:r>
            <w:r w:rsidR="001E2860">
              <w:rPr>
                <w:noProof/>
                <w:webHidden/>
              </w:rPr>
              <w:instrText xml:space="preserve"> PAGEREF _Toc341022467 \h </w:instrText>
            </w:r>
            <w:r w:rsidR="001E2860">
              <w:rPr>
                <w:noProof/>
                <w:webHidden/>
              </w:rPr>
            </w:r>
            <w:r w:rsidR="001E2860">
              <w:rPr>
                <w:noProof/>
                <w:webHidden/>
              </w:rPr>
              <w:fldChar w:fldCharType="separate"/>
            </w:r>
            <w:r w:rsidR="001E2860">
              <w:rPr>
                <w:noProof/>
                <w:webHidden/>
              </w:rPr>
              <w:t>39</w:t>
            </w:r>
            <w:r w:rsidR="001E2860">
              <w:rPr>
                <w:noProof/>
                <w:webHidden/>
              </w:rPr>
              <w:fldChar w:fldCharType="end"/>
            </w:r>
          </w:hyperlink>
        </w:p>
        <w:p w:rsidR="001E2860" w:rsidRDefault="00837100">
          <w:pPr>
            <w:pStyle w:val="TOC3"/>
            <w:tabs>
              <w:tab w:val="right" w:leader="dot" w:pos="10160"/>
            </w:tabs>
            <w:rPr>
              <w:noProof/>
            </w:rPr>
          </w:pPr>
          <w:hyperlink w:anchor="_Toc341022468" w:history="1">
            <w:r w:rsidR="001E2860" w:rsidRPr="00920C52">
              <w:rPr>
                <w:rStyle w:val="Hyperlink"/>
                <w:noProof/>
              </w:rPr>
              <w:t>Figure 25: Miscellaneous Settings</w:t>
            </w:r>
            <w:r w:rsidR="001E2860">
              <w:rPr>
                <w:noProof/>
                <w:webHidden/>
              </w:rPr>
              <w:tab/>
            </w:r>
            <w:r w:rsidR="001E2860">
              <w:rPr>
                <w:noProof/>
                <w:webHidden/>
              </w:rPr>
              <w:fldChar w:fldCharType="begin"/>
            </w:r>
            <w:r w:rsidR="001E2860">
              <w:rPr>
                <w:noProof/>
                <w:webHidden/>
              </w:rPr>
              <w:instrText xml:space="preserve"> PAGEREF _Toc341022468 \h </w:instrText>
            </w:r>
            <w:r w:rsidR="001E2860">
              <w:rPr>
                <w:noProof/>
                <w:webHidden/>
              </w:rPr>
            </w:r>
            <w:r w:rsidR="001E2860">
              <w:rPr>
                <w:noProof/>
                <w:webHidden/>
              </w:rPr>
              <w:fldChar w:fldCharType="separate"/>
            </w:r>
            <w:r w:rsidR="001E2860">
              <w:rPr>
                <w:noProof/>
                <w:webHidden/>
              </w:rPr>
              <w:t>39</w:t>
            </w:r>
            <w:r w:rsidR="001E2860">
              <w:rPr>
                <w:noProof/>
                <w:webHidden/>
              </w:rPr>
              <w:fldChar w:fldCharType="end"/>
            </w:r>
          </w:hyperlink>
        </w:p>
        <w:p w:rsidR="001E2860" w:rsidRDefault="00837100">
          <w:pPr>
            <w:pStyle w:val="TOC1"/>
            <w:tabs>
              <w:tab w:val="right" w:leader="dot" w:pos="10160"/>
            </w:tabs>
            <w:rPr>
              <w:noProof/>
            </w:rPr>
          </w:pPr>
          <w:hyperlink w:anchor="_Toc341022469" w:history="1">
            <w:r w:rsidR="001E2860" w:rsidRPr="00920C52">
              <w:rPr>
                <w:rStyle w:val="Hyperlink"/>
                <w:noProof/>
              </w:rPr>
              <w:t>Implemented Decoders (so far)</w:t>
            </w:r>
            <w:r w:rsidR="001E2860">
              <w:rPr>
                <w:noProof/>
                <w:webHidden/>
              </w:rPr>
              <w:tab/>
            </w:r>
            <w:r w:rsidR="001E2860">
              <w:rPr>
                <w:noProof/>
                <w:webHidden/>
              </w:rPr>
              <w:fldChar w:fldCharType="begin"/>
            </w:r>
            <w:r w:rsidR="001E2860">
              <w:rPr>
                <w:noProof/>
                <w:webHidden/>
              </w:rPr>
              <w:instrText xml:space="preserve"> PAGEREF _Toc341022469 \h </w:instrText>
            </w:r>
            <w:r w:rsidR="001E2860">
              <w:rPr>
                <w:noProof/>
                <w:webHidden/>
              </w:rPr>
            </w:r>
            <w:r w:rsidR="001E2860">
              <w:rPr>
                <w:noProof/>
                <w:webHidden/>
              </w:rPr>
              <w:fldChar w:fldCharType="separate"/>
            </w:r>
            <w:r w:rsidR="001E2860">
              <w:rPr>
                <w:noProof/>
                <w:webHidden/>
              </w:rPr>
              <w:t>39</w:t>
            </w:r>
            <w:r w:rsidR="001E2860">
              <w:rPr>
                <w:noProof/>
                <w:webHidden/>
              </w:rPr>
              <w:fldChar w:fldCharType="end"/>
            </w:r>
          </w:hyperlink>
        </w:p>
        <w:p w:rsidR="007A2595" w:rsidRDefault="00386980" w:rsidP="00FE3C3C">
          <w:r>
            <w:fldChar w:fldCharType="end"/>
          </w:r>
        </w:p>
      </w:sdtContent>
    </w:sdt>
    <w:bookmarkStart w:id="0" w:name="_Toc334523343" w:displacedByCustomXml="prev"/>
    <w:p w:rsidR="00E83B31" w:rsidRPr="007A2595" w:rsidRDefault="003171A9" w:rsidP="00FE3C3C">
      <w:pPr>
        <w:rPr>
          <w:ins w:id="1" w:author="bhdca" w:date="2012-11-09T10:07:00Z"/>
        </w:rPr>
      </w:pPr>
      <w:r>
        <w:br w:type="page"/>
      </w:r>
    </w:p>
    <w:p w:rsidR="00AF456A" w:rsidRDefault="00E83B31" w:rsidP="00F957B0">
      <w:pPr>
        <w:pStyle w:val="Heading1"/>
        <w:jc w:val="center"/>
      </w:pPr>
      <w:bookmarkStart w:id="2" w:name="_Toc341022406"/>
      <w:r>
        <w:lastRenderedPageBreak/>
        <w:t>Preface</w:t>
      </w:r>
      <w:bookmarkEnd w:id="0"/>
      <w:bookmarkEnd w:id="2"/>
    </w:p>
    <w:p w:rsidR="00943F2F" w:rsidRPr="00943F2F" w:rsidRDefault="00943F2F" w:rsidP="00943F2F"/>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 xml:space="preserve">and </w:t>
      </w:r>
      <w:r w:rsidR="000D0010">
        <w:t>interactive track label currently consisting of an assignable CFL</w:t>
      </w:r>
      <w:r w:rsidR="00943F2F">
        <w:t xml:space="preserve"> (Cleared Flight Level)</w:t>
      </w:r>
      <w:r w:rsidR="000D0010">
        <w:t xml:space="preserve"> field</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E83B31" w:rsidRPr="00407B33" w:rsidRDefault="00E83B31" w:rsidP="00E83B31">
      <w:pPr>
        <w:rPr>
          <w:sz w:val="20"/>
        </w:rPr>
      </w:pPr>
      <w:r w:rsidRPr="00407B33">
        <w:rPr>
          <w:b/>
          <w:i/>
          <w:sz w:val="20"/>
        </w:rPr>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04187" w:rsidRDefault="00D611CC" w:rsidP="000E0490">
      <w:pPr>
        <w:pStyle w:val="Heading1"/>
        <w:jc w:val="center"/>
      </w:pPr>
      <w:bookmarkStart w:id="3" w:name="_Toc341022407"/>
      <w:r w:rsidRPr="00163F57">
        <w:lastRenderedPageBreak/>
        <w:t>Initial Setup</w:t>
      </w:r>
      <w:bookmarkEnd w:id="3"/>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4" w:name="_Toc334523344"/>
      <w:r>
        <w:br w:type="page"/>
      </w:r>
    </w:p>
    <w:p w:rsidR="006F67E6" w:rsidRDefault="00E65400" w:rsidP="000E0490">
      <w:pPr>
        <w:pStyle w:val="Heading1"/>
        <w:jc w:val="center"/>
      </w:pPr>
      <w:bookmarkStart w:id="5" w:name="_Toc341022408"/>
      <w:r w:rsidRPr="00E65400">
        <w:lastRenderedPageBreak/>
        <w:t>Main Windows and Functionality</w:t>
      </w:r>
      <w:bookmarkEnd w:id="4"/>
      <w:bookmarkEnd w:id="5"/>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6" w:name="_Toc334523345"/>
      <w:bookmarkStart w:id="7" w:name="_Toc341022409"/>
      <w:r w:rsidRPr="000C291B">
        <w:t>Setting up a connection</w:t>
      </w:r>
      <w:bookmarkEnd w:id="6"/>
      <w:bookmarkEnd w:id="7"/>
    </w:p>
    <w:p w:rsidR="00D021E6" w:rsidRPr="00D021E6" w:rsidRDefault="00D021E6" w:rsidP="00D021E6"/>
    <w:p w:rsidR="005E338A" w:rsidRDefault="0038698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41022410"/>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8"/>
    </w:p>
    <w:p w:rsidR="00352653" w:rsidRDefault="00352653" w:rsidP="004B491D">
      <w:pPr>
        <w:pStyle w:val="Heading3"/>
        <w:jc w:val="center"/>
      </w:pPr>
      <w:bookmarkStart w:id="9" w:name="_Toc334523346"/>
      <w:bookmarkStart w:id="10" w:name="_Toc336514066"/>
      <w:bookmarkStart w:id="11" w:name="_Toc341022411"/>
      <w:r>
        <w:t>Figure 1: Connection Screen</w:t>
      </w:r>
      <w:bookmarkEnd w:id="9"/>
      <w:bookmarkEnd w:id="10"/>
      <w:bookmarkEnd w:id="11"/>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2" w:name="_Toc334523347"/>
      <w:bookmarkStart w:id="13" w:name="_Toc341022412"/>
      <w:r w:rsidRPr="0012005C">
        <w:t xml:space="preserve">Start </w:t>
      </w:r>
      <w:r w:rsidR="00726791">
        <w:t xml:space="preserve">processing </w:t>
      </w:r>
      <w:r w:rsidRPr="0012005C">
        <w:t>data</w:t>
      </w:r>
      <w:bookmarkEnd w:id="12"/>
      <w:bookmarkEnd w:id="13"/>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4701D7" w:rsidP="004B491D">
      <w:pPr>
        <w:pStyle w:val="Heading3"/>
        <w:jc w:val="center"/>
      </w:pPr>
      <w:bookmarkStart w:id="14" w:name="_Toc341022413"/>
      <w:r>
        <w:rPr>
          <w:noProof/>
        </w:rPr>
        <w:drawing>
          <wp:inline distT="0" distB="0" distL="0" distR="0">
            <wp:extent cx="6650966" cy="3631720"/>
            <wp:effectExtent l="0" t="0" r="0" b="0"/>
            <wp:docPr id="17" name="Picture 17" descr="C:\Users\CAAS\Desktop\Release\Ma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Release\Main 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1310" cy="3631908"/>
                    </a:xfrm>
                    <a:prstGeom prst="rect">
                      <a:avLst/>
                    </a:prstGeom>
                    <a:noFill/>
                    <a:ln>
                      <a:noFill/>
                    </a:ln>
                  </pic:spPr>
                </pic:pic>
              </a:graphicData>
            </a:graphic>
          </wp:inline>
        </w:drawing>
      </w:r>
      <w:bookmarkEnd w:id="14"/>
    </w:p>
    <w:p w:rsidR="00E65400" w:rsidRDefault="00352653" w:rsidP="004B491D">
      <w:pPr>
        <w:pStyle w:val="Heading3"/>
        <w:jc w:val="center"/>
      </w:pPr>
      <w:bookmarkStart w:id="15" w:name="_Toc336514067"/>
      <w:bookmarkStart w:id="16" w:name="_Toc341022414"/>
      <w:r>
        <w:t xml:space="preserve">Figure 2: Main </w:t>
      </w:r>
      <w:r w:rsidR="00EF5DA7">
        <w:t xml:space="preserve">Display </w:t>
      </w:r>
      <w:r>
        <w:t>Window</w:t>
      </w:r>
      <w:bookmarkEnd w:id="15"/>
      <w:r w:rsidR="008F2BCD">
        <w:t>, with full screen selected</w:t>
      </w:r>
      <w:bookmarkEnd w:id="16"/>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 xml:space="preserve">Recommended way to move the map and control ZOOM is to use the middle mouse button. By moving a mouse while holding middle button the map can be moved. By clicking anywhere </w:t>
      </w:r>
      <w:r w:rsidRPr="00863199">
        <w:rPr>
          <w:i/>
          <w:u w:val="single"/>
        </w:rPr>
        <w:lastRenderedPageBreak/>
        <w:t>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7" w:name="_Toc341022415"/>
      <w:r>
        <w:t>Figure 3: Main Display Window (DISPLAY FROZEN)</w:t>
      </w:r>
      <w:bookmarkEnd w:id="17"/>
    </w:p>
    <w:p w:rsidR="00F55588" w:rsidRPr="00F55588" w:rsidRDefault="00F55588" w:rsidP="00F55588"/>
    <w:p w:rsidR="00EF5DA7" w:rsidRDefault="00277C18" w:rsidP="004B491D">
      <w:pPr>
        <w:pStyle w:val="Heading3"/>
        <w:jc w:val="center"/>
      </w:pPr>
      <w:bookmarkStart w:id="18" w:name="_Toc341022416"/>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18"/>
    </w:p>
    <w:p w:rsidR="00EF5DA7" w:rsidRDefault="007626A6" w:rsidP="004B491D">
      <w:pPr>
        <w:pStyle w:val="Heading3"/>
        <w:jc w:val="center"/>
      </w:pPr>
      <w:bookmarkStart w:id="19" w:name="_Toc336514068"/>
      <w:bookmarkStart w:id="20" w:name="_Toc341022417"/>
      <w:r>
        <w:t>Figure 4</w:t>
      </w:r>
      <w:r w:rsidR="00EF5DA7">
        <w:t>: Main Capture Window</w:t>
      </w:r>
      <w:bookmarkEnd w:id="19"/>
      <w:bookmarkEnd w:id="20"/>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1" w:name="_Toc334523348"/>
      <w:bookmarkStart w:id="22" w:name="_Toc341022418"/>
      <w:r w:rsidRPr="002715E1">
        <w:t>Data Item Presence</w:t>
      </w:r>
      <w:bookmarkEnd w:id="21"/>
      <w:bookmarkEnd w:id="22"/>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3" w:name="_Toc341022419"/>
      <w:bookmarkStart w:id="24" w:name="_Toc334523349"/>
      <w:bookmarkStart w:id="25" w:name="_Toc336514069"/>
      <w:r>
        <w:rPr>
          <w:rFonts w:ascii="Tahoma" w:hAnsi="Tahoma" w:cs="Tahoma"/>
          <w:i/>
          <w:iCs/>
          <w:noProof/>
          <w:sz w:val="16"/>
          <w:szCs w:val="16"/>
        </w:rPr>
        <w:drawing>
          <wp:inline distT="0" distB="0" distL="0" distR="0" wp14:anchorId="1A0DE180" wp14:editId="2190A054">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3"/>
    </w:p>
    <w:p w:rsidR="007328E0" w:rsidRDefault="008B7799" w:rsidP="004B491D">
      <w:pPr>
        <w:pStyle w:val="Heading3"/>
        <w:jc w:val="center"/>
      </w:pPr>
      <w:bookmarkStart w:id="26" w:name="_Toc341022420"/>
      <w:r>
        <w:t>Figure 5</w:t>
      </w:r>
      <w:r w:rsidR="002715E1">
        <w:t xml:space="preserve">: Data Item </w:t>
      </w:r>
      <w:r w:rsidR="007328E0">
        <w:t>presences</w:t>
      </w:r>
      <w:bookmarkEnd w:id="24"/>
      <w:bookmarkEnd w:id="25"/>
      <w:bookmarkEnd w:id="26"/>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27" w:name="_Toc334523350"/>
      <w:bookmarkStart w:id="28" w:name="_Toc341022421"/>
      <w:r w:rsidRPr="002715E1">
        <w:t>Data Item View</w:t>
      </w:r>
      <w:bookmarkEnd w:id="27"/>
      <w:bookmarkEnd w:id="28"/>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29" w:name="_Toc341022422"/>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29"/>
    </w:p>
    <w:p w:rsidR="002715E1" w:rsidRDefault="008B7799" w:rsidP="004B491D">
      <w:pPr>
        <w:pStyle w:val="Heading3"/>
        <w:jc w:val="center"/>
      </w:pPr>
      <w:bookmarkStart w:id="30" w:name="_Toc334523351"/>
      <w:bookmarkStart w:id="31" w:name="_Toc336514070"/>
      <w:bookmarkStart w:id="32" w:name="_Toc341022423"/>
      <w:r>
        <w:t>Figure 6</w:t>
      </w:r>
      <w:r w:rsidR="00475FA7">
        <w:t>: Data Item View</w:t>
      </w:r>
      <w:bookmarkEnd w:id="30"/>
      <w:bookmarkEnd w:id="31"/>
      <w:bookmarkEnd w:id="32"/>
    </w:p>
    <w:p w:rsidR="00475FA7" w:rsidRPr="00475FA7" w:rsidRDefault="00475FA7" w:rsidP="00AF456A">
      <w:r>
        <w:br w:type="page"/>
      </w:r>
    </w:p>
    <w:p w:rsidR="00D021E6" w:rsidRDefault="002715E1" w:rsidP="00D021E6">
      <w:pPr>
        <w:pStyle w:val="Heading1"/>
        <w:jc w:val="center"/>
      </w:pPr>
      <w:bookmarkStart w:id="33" w:name="_Toc334523352"/>
      <w:bookmarkStart w:id="34" w:name="_Toc341022424"/>
      <w:r>
        <w:lastRenderedPageBreak/>
        <w:t>View by</w:t>
      </w:r>
      <w:r w:rsidR="00D021E6">
        <w:t xml:space="preserve"> Mode-A</w:t>
      </w:r>
      <w:r w:rsidR="00B55A99" w:rsidRPr="002715E1">
        <w:t xml:space="preserve"> Code</w:t>
      </w:r>
      <w:bookmarkEnd w:id="33"/>
      <w:bookmarkEnd w:id="34"/>
    </w:p>
    <w:p w:rsidR="00C97478" w:rsidRPr="00C97478" w:rsidRDefault="00C97478" w:rsidP="00D6138B"/>
    <w:p w:rsidR="002715E1" w:rsidRPr="002715E1" w:rsidRDefault="0093227D" w:rsidP="0058033F">
      <w:pPr>
        <w:pStyle w:val="Heading3"/>
        <w:jc w:val="center"/>
      </w:pPr>
      <w:bookmarkStart w:id="35" w:name="_Toc341022425"/>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35"/>
    </w:p>
    <w:p w:rsidR="001A1D5D" w:rsidRPr="00475FA7" w:rsidRDefault="001E7E98" w:rsidP="00913D1C">
      <w:pPr>
        <w:pStyle w:val="Heading3"/>
        <w:jc w:val="center"/>
      </w:pPr>
      <w:bookmarkStart w:id="36" w:name="_Toc334523353"/>
      <w:bookmarkStart w:id="37" w:name="_Toc336514071"/>
      <w:bookmarkStart w:id="38" w:name="_Toc341022426"/>
      <w:r>
        <w:t>Figure 7</w:t>
      </w:r>
      <w:r w:rsidR="00475FA7">
        <w:t xml:space="preserve">: View data by </w:t>
      </w:r>
      <w:r w:rsidR="00AF6615">
        <w:t>SSR</w:t>
      </w:r>
      <w:r w:rsidR="00475FA7">
        <w:t xml:space="preserve"> code</w:t>
      </w:r>
      <w:bookmarkEnd w:id="36"/>
      <w:bookmarkEnd w:id="37"/>
      <w:bookmarkEnd w:id="38"/>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39" w:name="_Toc334523354"/>
      <w:bookmarkStart w:id="40" w:name="_Toc341022427"/>
      <w:r w:rsidRPr="002715E1">
        <w:lastRenderedPageBreak/>
        <w:t>Export</w:t>
      </w:r>
      <w:bookmarkEnd w:id="39"/>
      <w:r w:rsidR="0058033F">
        <w:t xml:space="preserve"> (Earth Plot or GePath)</w:t>
      </w:r>
      <w:bookmarkEnd w:id="40"/>
    </w:p>
    <w:p w:rsidR="00D30436" w:rsidRPr="00D30436" w:rsidRDefault="00D30436" w:rsidP="002715E1"/>
    <w:p w:rsidR="002715E1" w:rsidRDefault="00924616" w:rsidP="00913D1C">
      <w:pPr>
        <w:pStyle w:val="Heading3"/>
        <w:jc w:val="center"/>
      </w:pPr>
      <w:bookmarkStart w:id="41" w:name="_Toc341022428"/>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1"/>
    </w:p>
    <w:p w:rsidR="002715E1" w:rsidRDefault="007038D9" w:rsidP="00913D1C">
      <w:pPr>
        <w:pStyle w:val="Heading3"/>
        <w:jc w:val="center"/>
      </w:pPr>
      <w:bookmarkStart w:id="42" w:name="_Toc334523355"/>
      <w:bookmarkStart w:id="43" w:name="_Toc336514072"/>
      <w:bookmarkStart w:id="44" w:name="_Toc341022429"/>
      <w:r>
        <w:t>Figure 8</w:t>
      </w:r>
      <w:r w:rsidR="00AF6615">
        <w:t>: Ex</w:t>
      </w:r>
      <w:r w:rsidR="00D3719D">
        <w:t>port to Earth Plot format by Mode-A</w:t>
      </w:r>
      <w:r w:rsidR="00AF6615">
        <w:t xml:space="preserve"> code</w:t>
      </w:r>
      <w:bookmarkEnd w:id="42"/>
      <w:bookmarkEnd w:id="43"/>
      <w:bookmarkEnd w:id="44"/>
    </w:p>
    <w:p w:rsidR="00913D1C" w:rsidRPr="00913D1C" w:rsidRDefault="00913D1C" w:rsidP="00913D1C"/>
    <w:p w:rsidR="00AF6615" w:rsidRPr="00913D1C" w:rsidRDefault="00621039" w:rsidP="00913D1C">
      <w:pPr>
        <w:pStyle w:val="Heading3"/>
        <w:jc w:val="center"/>
      </w:pPr>
      <w:bookmarkStart w:id="45" w:name="_Toc341022430"/>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45"/>
    </w:p>
    <w:p w:rsidR="009737C5" w:rsidRDefault="007038D9" w:rsidP="008527AA">
      <w:pPr>
        <w:pStyle w:val="Heading3"/>
        <w:jc w:val="center"/>
        <w:rPr>
          <w:noProof/>
        </w:rPr>
      </w:pPr>
      <w:bookmarkStart w:id="46" w:name="_Toc334523356"/>
      <w:bookmarkStart w:id="47" w:name="_Toc336514073"/>
      <w:bookmarkStart w:id="48" w:name="_Toc341022431"/>
      <w:r>
        <w:rPr>
          <w:noProof/>
        </w:rPr>
        <w:t>Figure 9</w:t>
      </w:r>
      <w:r w:rsidR="002C3D9E" w:rsidRPr="002C3D9E">
        <w:rPr>
          <w:noProof/>
        </w:rPr>
        <w:t>: 3D</w:t>
      </w:r>
      <w:r w:rsidR="0091325D" w:rsidRPr="002C3D9E">
        <w:rPr>
          <w:noProof/>
        </w:rPr>
        <w:t xml:space="preserve"> e</w:t>
      </w:r>
      <w:r w:rsidR="00621039">
        <w:rPr>
          <w:noProof/>
        </w:rPr>
        <w:t>xample in Google Earth of two</w:t>
      </w:r>
      <w:bookmarkEnd w:id="46"/>
      <w:bookmarkEnd w:id="47"/>
      <w:r w:rsidR="00DC4F38">
        <w:rPr>
          <w:noProof/>
        </w:rPr>
        <w:t xml:space="preserve"> (black and pink)</w:t>
      </w:r>
      <w:r w:rsidR="00621039">
        <w:rPr>
          <w:noProof/>
        </w:rPr>
        <w:t xml:space="preserve"> landings at Sarajevo airpot.</w:t>
      </w:r>
      <w:bookmarkEnd w:id="48"/>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49" w:name="_Toc334523357"/>
    </w:p>
    <w:p w:rsidR="002E6613" w:rsidRDefault="002E6613" w:rsidP="000E0490">
      <w:pPr>
        <w:pStyle w:val="Heading1"/>
        <w:jc w:val="center"/>
        <w:rPr>
          <w:noProof/>
        </w:rPr>
      </w:pPr>
      <w:bookmarkStart w:id="50" w:name="_Toc341022432"/>
      <w:r>
        <w:rPr>
          <w:noProof/>
        </w:rPr>
        <w:t>Live Display in Google Earth</w:t>
      </w:r>
      <w:bookmarkEnd w:id="50"/>
    </w:p>
    <w:p w:rsidR="002E6613" w:rsidRDefault="002E6613" w:rsidP="002E6613"/>
    <w:p w:rsidR="00B34F23" w:rsidRDefault="00A0632C" w:rsidP="00A0632C">
      <w:pPr>
        <w:jc w:val="center"/>
      </w:pPr>
      <w:r w:rsidRPr="00A0632C">
        <w:rPr>
          <w:rStyle w:val="SubtleEmphasis"/>
          <w:noProof/>
        </w:rPr>
        <w:drawing>
          <wp:inline distT="0" distB="0" distL="0" distR="0" wp14:anchorId="6E877576" wp14:editId="5DB22ECB">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1" w:name="_Toc341022433"/>
      <w:r>
        <w:t>Figure 10</w:t>
      </w:r>
      <w:r w:rsidR="001C20A9">
        <w:t xml:space="preserve">: Live </w:t>
      </w:r>
      <w:r w:rsidR="00760220">
        <w:t xml:space="preserve">traffic </w:t>
      </w:r>
      <w:r w:rsidR="001C20A9">
        <w:t>display in Google Earth</w:t>
      </w:r>
      <w:bookmarkEnd w:id="51"/>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14:anchorId="17BA1690" wp14:editId="59004C9B">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52" w:name="_Toc341022434"/>
      <w:r>
        <w:t>Figure 11</w:t>
      </w:r>
      <w:r w:rsidR="00DE37D5">
        <w:t>: Setting</w:t>
      </w:r>
      <w:r w:rsidR="00561D13">
        <w:t>s of Google Earth</w:t>
      </w:r>
      <w:bookmarkEnd w:id="52"/>
    </w:p>
    <w:p w:rsidR="009737C5" w:rsidRDefault="005F2D9A" w:rsidP="000E0490">
      <w:pPr>
        <w:pStyle w:val="Heading1"/>
        <w:jc w:val="center"/>
        <w:rPr>
          <w:noProof/>
        </w:rPr>
      </w:pPr>
      <w:bookmarkStart w:id="53" w:name="_Toc341022435"/>
      <w:r>
        <w:rPr>
          <w:noProof/>
        </w:rPr>
        <w:t xml:space="preserve">Local </w:t>
      </w:r>
      <w:r w:rsidR="009737C5" w:rsidRPr="009737C5">
        <w:rPr>
          <w:noProof/>
        </w:rPr>
        <w:t>Plot</w:t>
      </w:r>
      <w:r w:rsidR="00112CBB">
        <w:rPr>
          <w:noProof/>
        </w:rPr>
        <w:t>/Track</w:t>
      </w:r>
      <w:r w:rsidR="009737C5" w:rsidRPr="009737C5">
        <w:rPr>
          <w:noProof/>
        </w:rPr>
        <w:t xml:space="preserve"> Display</w:t>
      </w:r>
      <w:bookmarkEnd w:id="49"/>
      <w:bookmarkEnd w:id="53"/>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54" w:name="_Toc341022436"/>
      <w:r>
        <w:rPr>
          <w:i/>
          <w:iCs/>
          <w:noProof/>
          <w:color w:val="808080" w:themeColor="text1" w:themeTint="7F"/>
        </w:rPr>
        <w:lastRenderedPageBreak/>
        <w:drawing>
          <wp:inline distT="0" distB="0" distL="0" distR="0">
            <wp:extent cx="6443980" cy="3493770"/>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54"/>
    </w:p>
    <w:p w:rsidR="00913D1C" w:rsidRDefault="0042275C" w:rsidP="00913D1C">
      <w:pPr>
        <w:pStyle w:val="Heading3"/>
        <w:jc w:val="center"/>
        <w:rPr>
          <w:noProof/>
        </w:rPr>
      </w:pPr>
      <w:bookmarkStart w:id="55" w:name="_Toc336514075"/>
      <w:bookmarkStart w:id="56" w:name="_Toc341022437"/>
      <w:r>
        <w:rPr>
          <w:noProof/>
        </w:rPr>
        <w:t>Figure 12</w:t>
      </w:r>
      <w:r w:rsidR="00E92989" w:rsidRPr="00E92989">
        <w:rPr>
          <w:noProof/>
        </w:rPr>
        <w:t xml:space="preserve">: </w:t>
      </w:r>
      <w:r w:rsidR="00E92989">
        <w:rPr>
          <w:noProof/>
        </w:rPr>
        <w:t>Map with user defined and Google terrain overlay</w:t>
      </w:r>
      <w:bookmarkEnd w:id="55"/>
      <w:bookmarkEnd w:id="5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57" w:name="_Toc341022438"/>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57"/>
    </w:p>
    <w:p w:rsidR="00747F35" w:rsidRDefault="0042275C" w:rsidP="00913D1C">
      <w:pPr>
        <w:pStyle w:val="Heading3"/>
        <w:jc w:val="center"/>
        <w:rPr>
          <w:noProof/>
        </w:rPr>
      </w:pPr>
      <w:bookmarkStart w:id="58" w:name="_Toc336514076"/>
      <w:bookmarkStart w:id="59" w:name="_Toc341022439"/>
      <w:r>
        <w:rPr>
          <w:noProof/>
        </w:rPr>
        <w:t>Figure 13</w:t>
      </w:r>
      <w:r w:rsidR="007C4953">
        <w:rPr>
          <w:noProof/>
        </w:rPr>
        <w:t>: Passive display no filter</w:t>
      </w:r>
      <w:bookmarkEnd w:id="58"/>
      <w:bookmarkEnd w:id="59"/>
    </w:p>
    <w:p w:rsidR="007C4953" w:rsidRPr="00913D1C" w:rsidRDefault="000720D1" w:rsidP="00913D1C">
      <w:pPr>
        <w:pStyle w:val="Heading3"/>
        <w:jc w:val="center"/>
        <w:rPr>
          <w:noProof/>
        </w:rPr>
      </w:pPr>
      <w:bookmarkStart w:id="60" w:name="_Toc341022440"/>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60"/>
    </w:p>
    <w:p w:rsidR="000720D1" w:rsidRDefault="0042275C" w:rsidP="00913D1C">
      <w:pPr>
        <w:pStyle w:val="Heading3"/>
        <w:jc w:val="center"/>
      </w:pPr>
      <w:bookmarkStart w:id="61" w:name="_Toc336514077"/>
      <w:bookmarkStart w:id="62" w:name="_Toc341022441"/>
      <w:r>
        <w:t>Figure 14</w:t>
      </w:r>
      <w:r w:rsidR="007C4953">
        <w:t xml:space="preserve">: Passive filter – </w:t>
      </w:r>
      <w:bookmarkEnd w:id="61"/>
      <w:r w:rsidR="00C92E66">
        <w:t>by Mode-A</w:t>
      </w:r>
      <w:r w:rsidR="006C3F51">
        <w:t xml:space="preserve"> code</w:t>
      </w:r>
      <w:bookmarkEnd w:id="62"/>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092E05" w:rsidRPr="00776AC2" w:rsidRDefault="00D62E0C" w:rsidP="00776AC2">
      <w:pPr>
        <w:pStyle w:val="Heading1"/>
        <w:jc w:val="center"/>
      </w:pPr>
      <w:bookmarkStart w:id="63" w:name="_Toc341022442"/>
      <w:r>
        <w:t>Track Label</w:t>
      </w:r>
      <w:bookmarkEnd w:id="63"/>
    </w:p>
    <w:p w:rsidR="00F92869" w:rsidRDefault="003166AF" w:rsidP="00F92869">
      <w:r>
        <w:t xml:space="preserve"> </w:t>
      </w:r>
    </w:p>
    <w:p w:rsidR="006B7076" w:rsidRDefault="00AB6E88" w:rsidP="005556D9">
      <w:pPr>
        <w:pStyle w:val="Heading3"/>
        <w:jc w:val="center"/>
        <w:rPr>
          <w:noProof/>
        </w:rPr>
      </w:pPr>
      <w:bookmarkStart w:id="64" w:name="_Toc339806412"/>
      <w:bookmarkStart w:id="65" w:name="_Toc340864863"/>
      <w:bookmarkStart w:id="66" w:name="_Toc341022443"/>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7"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4"/>
      <w:bookmarkEnd w:id="65"/>
      <w:bookmarkEnd w:id="66"/>
    </w:p>
    <w:p w:rsidR="00837100" w:rsidRPr="00837100" w:rsidRDefault="00837100" w:rsidP="00837100"/>
    <w:p w:rsidR="005556D9" w:rsidRDefault="006B7076" w:rsidP="005556D9">
      <w:pPr>
        <w:pStyle w:val="Heading3"/>
        <w:jc w:val="center"/>
      </w:pPr>
      <w:r>
        <w:rPr>
          <w:noProof/>
        </w:rPr>
        <w:lastRenderedPageBreak/>
        <w:drawing>
          <wp:inline distT="0" distB="0" distL="0" distR="0">
            <wp:extent cx="3424687" cy="2009775"/>
            <wp:effectExtent l="0" t="0" r="0" b="0"/>
            <wp:docPr id="1" name="Picture 1" descr="C:\Users\CAAS\Desktop\ScreenHunter_44 Nov. 20 21.5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44 Nov. 20 21.58 - Cop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4687" cy="2009775"/>
                    </a:xfrm>
                    <a:prstGeom prst="rect">
                      <a:avLst/>
                    </a:prstGeom>
                    <a:noFill/>
                    <a:ln>
                      <a:noFill/>
                    </a:ln>
                  </pic:spPr>
                </pic:pic>
              </a:graphicData>
            </a:graphic>
          </wp:inline>
        </w:drawing>
      </w:r>
    </w:p>
    <w:p w:rsidR="00F60E0B" w:rsidRDefault="004319B9" w:rsidP="00F60E0B">
      <w:pPr>
        <w:pStyle w:val="Heading3"/>
        <w:jc w:val="center"/>
      </w:pPr>
      <w:bookmarkStart w:id="67" w:name="_Toc341022444"/>
      <w:r>
        <w:t>F</w:t>
      </w:r>
      <w:r w:rsidR="00035B9D">
        <w:t>igure 15</w:t>
      </w:r>
      <w:r w:rsidR="005556D9">
        <w:t xml:space="preserve">: </w:t>
      </w:r>
      <w:bookmarkEnd w:id="67"/>
      <w:r w:rsidR="006B7076">
        <w:t>Label Examples</w:t>
      </w:r>
    </w:p>
    <w:p w:rsidR="00837100" w:rsidRPr="00837100" w:rsidRDefault="00837100" w:rsidP="00837100"/>
    <w:p w:rsidR="00F60E0B" w:rsidRDefault="00F60E0B" w:rsidP="00F60E0B"/>
    <w:p w:rsidR="00566D76" w:rsidRDefault="00566D76" w:rsidP="00F60E0B">
      <w:r>
        <w:tab/>
      </w:r>
      <w:r>
        <w:tab/>
      </w:r>
      <w:r>
        <w:tab/>
      </w:r>
      <w:r>
        <w:rPr>
          <w:noProof/>
        </w:rPr>
        <w:drawing>
          <wp:inline distT="0" distB="0" distL="0" distR="0">
            <wp:extent cx="3536950" cy="2863850"/>
            <wp:effectExtent l="0" t="0" r="0" b="0"/>
            <wp:docPr id="54" name="Picture 54" descr="C:\Users\CAAS\Desktop\ScreenHunter_38 Nov. 18 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AS\Desktop\ScreenHunter_38 Nov. 18 16.2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6950" cy="2863850"/>
                    </a:xfrm>
                    <a:prstGeom prst="rect">
                      <a:avLst/>
                    </a:prstGeom>
                    <a:noFill/>
                    <a:ln>
                      <a:noFill/>
                    </a:ln>
                  </pic:spPr>
                </pic:pic>
              </a:graphicData>
            </a:graphic>
          </wp:inline>
        </w:drawing>
      </w:r>
    </w:p>
    <w:p w:rsidR="00566D76" w:rsidRDefault="00566D76" w:rsidP="00566D76">
      <w:pPr>
        <w:pStyle w:val="Heading3"/>
        <w:jc w:val="center"/>
      </w:pPr>
      <w:bookmarkStart w:id="68" w:name="_Toc341022445"/>
      <w:r>
        <w:t>Figure 15.1: Extended label (shows additional data for the selected label, currently for CAT062/380)</w:t>
      </w:r>
      <w:bookmarkEnd w:id="68"/>
    </w:p>
    <w:p w:rsidR="00566D76" w:rsidRPr="00F60E0B" w:rsidRDefault="00566D76" w:rsidP="00F60E0B"/>
    <w:p w:rsidR="00F60E0B" w:rsidRDefault="00684B67" w:rsidP="00F60E0B">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684B67" w:rsidRDefault="00684B67" w:rsidP="00F60E0B">
      <w:pPr>
        <w:pStyle w:val="ListParagraph"/>
        <w:numPr>
          <w:ilvl w:val="0"/>
          <w:numId w:val="15"/>
        </w:numPr>
      </w:pPr>
      <w:r>
        <w:t xml:space="preserve">Mode-3A </w:t>
      </w:r>
      <w:r>
        <w:t>(</w:t>
      </w:r>
      <w:r w:rsidRPr="00684B67">
        <w:rPr>
          <w:b/>
          <w:u w:val="single"/>
        </w:rPr>
        <w:t>selected and non-selected</w:t>
      </w:r>
      <w:r>
        <w:t>)</w:t>
      </w:r>
    </w:p>
    <w:p w:rsidR="00684B67" w:rsidRDefault="00684B67" w:rsidP="00F60E0B">
      <w:pPr>
        <w:pStyle w:val="ListParagraph"/>
        <w:numPr>
          <w:ilvl w:val="0"/>
          <w:numId w:val="15"/>
        </w:numPr>
      </w:pPr>
      <w:r>
        <w:t xml:space="preserve">Callsign (when available) </w:t>
      </w:r>
      <w:r>
        <w:t>(</w:t>
      </w:r>
      <w:r w:rsidRPr="00684B67">
        <w:rPr>
          <w:b/>
          <w:u w:val="single"/>
        </w:rPr>
        <w:t>selected and non-selected</w:t>
      </w:r>
      <w:r>
        <w:t>)</w:t>
      </w:r>
    </w:p>
    <w:p w:rsidR="00F60E0B" w:rsidRDefault="00F60E0B" w:rsidP="00F60E0B">
      <w:pPr>
        <w:pStyle w:val="ListParagraph"/>
        <w:numPr>
          <w:ilvl w:val="0"/>
          <w:numId w:val="15"/>
        </w:numPr>
      </w:pPr>
      <w:r>
        <w:t>Co</w:t>
      </w:r>
      <w:r w:rsidR="00E27AD7">
        <w:t xml:space="preserve">ast state (indicated by </w:t>
      </w:r>
      <w:r w:rsidR="00E27AD7">
        <w:rPr>
          <w:rFonts w:cstheme="minorHAnsi"/>
        </w:rPr>
        <w:t>↘</w:t>
      </w:r>
      <w:r>
        <w:t xml:space="preserve"> pointing arrow next to Mode A 6544)</w:t>
      </w:r>
    </w:p>
    <w:p w:rsidR="00F60E0B" w:rsidRDefault="00F60E0B" w:rsidP="00F60E0B">
      <w:pPr>
        <w:pStyle w:val="ListParagraph"/>
        <w:numPr>
          <w:ilvl w:val="1"/>
          <w:numId w:val="15"/>
        </w:numPr>
      </w:pPr>
      <w:r>
        <w:t>Coast indicates that track has not been updated</w:t>
      </w:r>
      <w:r w:rsidR="00E27AD7">
        <w:t xml:space="preserve"> by the sensor data</w:t>
      </w:r>
      <w:r>
        <w:t xml:space="preserve"> for the present update cycle.</w:t>
      </w:r>
      <w:r w:rsidR="00684B67">
        <w:t xml:space="preserve"> (</w:t>
      </w:r>
      <w:r w:rsidR="00684B67" w:rsidRPr="00684B67">
        <w:rPr>
          <w:b/>
          <w:u w:val="single"/>
        </w:rPr>
        <w:t>selected and non-selected</w:t>
      </w:r>
      <w:r w:rsidR="00684B67">
        <w:t>)</w:t>
      </w:r>
    </w:p>
    <w:p w:rsidR="00F60E0B" w:rsidRDefault="00F60E0B" w:rsidP="00F60E0B">
      <w:pPr>
        <w:pStyle w:val="ListParagraph"/>
        <w:numPr>
          <w:ilvl w:val="0"/>
          <w:numId w:val="15"/>
        </w:numPr>
      </w:pPr>
      <w:r>
        <w:lastRenderedPageBreak/>
        <w:t>A</w:t>
      </w:r>
      <w:r w:rsidR="0011700C">
        <w:t>C</w:t>
      </w:r>
      <w:r w:rsidR="00684B67">
        <w:t xml:space="preserve"> vertical profile (Mode-C and </w:t>
      </w:r>
      <w:r w:rsidR="00684B67">
        <w:t xml:space="preserve">Climbing/Descending </w:t>
      </w:r>
      <w:r w:rsidR="00684B67">
        <w:t>indicator up or down arrow)</w:t>
      </w:r>
      <w:r w:rsidR="0011700C">
        <w:t xml:space="preserve"> </w:t>
      </w:r>
      <w:r w:rsidR="00684B67">
        <w:t>(</w:t>
      </w:r>
      <w:r w:rsidR="00684B67" w:rsidRPr="00684B67">
        <w:rPr>
          <w:b/>
          <w:u w:val="single"/>
        </w:rPr>
        <w:t>selected and non-selected</w:t>
      </w:r>
      <w:r w:rsidR="00684B67">
        <w:t>)</w:t>
      </w:r>
    </w:p>
    <w:p w:rsidR="00F60E0B" w:rsidRDefault="00684B67" w:rsidP="00F60E0B">
      <w:pPr>
        <w:pStyle w:val="ListParagraph"/>
        <w:numPr>
          <w:ilvl w:val="0"/>
          <w:numId w:val="15"/>
        </w:numPr>
      </w:pPr>
      <w:r>
        <w:t xml:space="preserve">Assigned CFL (user enterable) </w:t>
      </w:r>
      <w:r>
        <w:t>(</w:t>
      </w:r>
      <w:r w:rsidRPr="00684B67">
        <w:rPr>
          <w:b/>
          <w:u w:val="single"/>
        </w:rPr>
        <w:t>selected and non-selected</w:t>
      </w:r>
      <w:r>
        <w:t>)</w:t>
      </w:r>
    </w:p>
    <w:p w:rsidR="00684B67" w:rsidRDefault="00684B67" w:rsidP="00F60E0B">
      <w:pPr>
        <w:pStyle w:val="ListParagraph"/>
        <w:numPr>
          <w:ilvl w:val="0"/>
          <w:numId w:val="15"/>
        </w:numPr>
      </w:pPr>
      <w:r>
        <w:t>Assigned HDG (user enterable)</w:t>
      </w:r>
      <w:r>
        <w:t>(</w:t>
      </w:r>
      <w:r>
        <w:rPr>
          <w:b/>
          <w:u w:val="single"/>
        </w:rPr>
        <w:t>selected</w:t>
      </w:r>
      <w:r>
        <w:t>)</w:t>
      </w:r>
    </w:p>
    <w:p w:rsidR="00684B67" w:rsidRDefault="00684B67" w:rsidP="00F60E0B">
      <w:pPr>
        <w:pStyle w:val="ListParagraph"/>
        <w:numPr>
          <w:ilvl w:val="0"/>
          <w:numId w:val="15"/>
        </w:numPr>
      </w:pPr>
      <w:r>
        <w:t>Assigned SPD (user enterable)(</w:t>
      </w:r>
      <w:r w:rsidRPr="00684B67">
        <w:t xml:space="preserve"> </w:t>
      </w:r>
      <w:r>
        <w:t>(</w:t>
      </w:r>
      <w:r>
        <w:rPr>
          <w:b/>
          <w:u w:val="single"/>
        </w:rPr>
        <w:t>selected</w:t>
      </w:r>
      <w:r>
        <w:t>)</w:t>
      </w:r>
    </w:p>
    <w:p w:rsidR="00AF5656" w:rsidRPr="00AB4AA5" w:rsidRDefault="00F60E0B" w:rsidP="00AB4AA5">
      <w:r>
        <w:t>To move a label just place the mouse over the label</w:t>
      </w:r>
      <w:r w:rsidR="000C1567">
        <w:t xml:space="preserve"> </w:t>
      </w:r>
      <w:r>
        <w:t>and move it in the desired direction while holding left mouse button. Please note tha</w:t>
      </w:r>
      <w:bookmarkStart w:id="69" w:name="_GoBack"/>
      <w:bookmarkEnd w:id="69"/>
      <w:r>
        <w:t>t the label box is shown only when a mouse is over the label.</w:t>
      </w:r>
    </w:p>
    <w:p w:rsidR="005E4F22" w:rsidRDefault="00635F62" w:rsidP="00FF77A6">
      <w:pPr>
        <w:pStyle w:val="Heading1"/>
        <w:jc w:val="center"/>
        <w:rPr>
          <w:b w:val="0"/>
        </w:rPr>
      </w:pPr>
      <w:bookmarkStart w:id="70" w:name="_Toc341022446"/>
      <w:r w:rsidRPr="00272081">
        <w:rPr>
          <w:b w:val="0"/>
        </w:rPr>
        <w:t>Display Attributes</w:t>
      </w:r>
      <w:bookmarkEnd w:id="70"/>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right button mouse click from the</w:t>
      </w:r>
      <w:r w:rsidR="00B603CE">
        <w:t xml:space="preserve"> Display Window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p>
    <w:p w:rsidR="00065BC6" w:rsidRDefault="00A65FFB" w:rsidP="00913D1C">
      <w:pPr>
        <w:pStyle w:val="Heading3"/>
        <w:jc w:val="center"/>
      </w:pPr>
      <w:bookmarkStart w:id="71" w:name="_Toc341022447"/>
      <w:r>
        <w:rPr>
          <w:i/>
          <w:iCs/>
          <w:noProof/>
          <w:color w:val="808080" w:themeColor="text1" w:themeTint="7F"/>
        </w:rPr>
        <w:drawing>
          <wp:inline distT="0" distB="0" distL="0" distR="0">
            <wp:extent cx="1043940" cy="1337310"/>
            <wp:effectExtent l="0" t="0" r="0" b="0"/>
            <wp:docPr id="42" name="Picture 42" descr="C:\Users\CAAS\Desktop\ScreenHunter_35 Nov. 18 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AS\Desktop\ScreenHunter_35 Nov. 18 16.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3940" cy="1337310"/>
                    </a:xfrm>
                    <a:prstGeom prst="rect">
                      <a:avLst/>
                    </a:prstGeom>
                    <a:noFill/>
                    <a:ln>
                      <a:noFill/>
                    </a:ln>
                  </pic:spPr>
                </pic:pic>
              </a:graphicData>
            </a:graphic>
          </wp:inline>
        </w:drawing>
      </w:r>
      <w:bookmarkEnd w:id="71"/>
    </w:p>
    <w:p w:rsidR="00065BC6" w:rsidRDefault="00A77D91" w:rsidP="00913D1C">
      <w:pPr>
        <w:pStyle w:val="Heading3"/>
        <w:jc w:val="center"/>
      </w:pPr>
      <w:bookmarkStart w:id="72" w:name="_Toc336514078"/>
      <w:bookmarkStart w:id="73" w:name="_Toc341022448"/>
      <w:r>
        <w:t>Figure 1</w:t>
      </w:r>
      <w:r w:rsidR="002A5127">
        <w:t>6</w:t>
      </w:r>
      <w:r w:rsidR="00065BC6">
        <w:t>: Menu to Access Display configuration windows</w:t>
      </w:r>
      <w:bookmarkEnd w:id="72"/>
      <w:bookmarkEnd w:id="73"/>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74" w:name="_Toc341022449"/>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74"/>
    </w:p>
    <w:p w:rsidR="008250F8" w:rsidRPr="008250F8" w:rsidRDefault="00A77D91" w:rsidP="00A07EA9">
      <w:pPr>
        <w:pStyle w:val="Heading3"/>
        <w:jc w:val="center"/>
      </w:pPr>
      <w:bookmarkStart w:id="75" w:name="_Toc336514079"/>
      <w:bookmarkStart w:id="76" w:name="_Toc341022450"/>
      <w:r>
        <w:t>Figure 1</w:t>
      </w:r>
      <w:r w:rsidR="0099247A">
        <w:t>7</w:t>
      </w:r>
      <w:r w:rsidR="008250F8">
        <w:t>: Display Attributes</w:t>
      </w:r>
      <w:bookmarkEnd w:id="75"/>
      <w:bookmarkEnd w:id="76"/>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77" w:name="_Toc341022451"/>
      <w:r w:rsidRPr="00272081">
        <w:rPr>
          <w:b w:val="0"/>
        </w:rPr>
        <w:t>Display Items</w:t>
      </w:r>
      <w:bookmarkEnd w:id="77"/>
    </w:p>
    <w:p w:rsidR="008D2D80" w:rsidRDefault="008D2D80" w:rsidP="00AC47BC">
      <w:pPr>
        <w:spacing w:after="0"/>
        <w:outlineLvl w:val="0"/>
      </w:pPr>
    </w:p>
    <w:p w:rsidR="009C5DE0" w:rsidRDefault="007A68E6" w:rsidP="00285220">
      <w:pPr>
        <w:pStyle w:val="Heading3"/>
        <w:jc w:val="center"/>
      </w:pPr>
      <w:bookmarkStart w:id="78" w:name="_Toc341022452"/>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78"/>
    </w:p>
    <w:p w:rsidR="009A0021" w:rsidRDefault="005F48DF" w:rsidP="00285220">
      <w:pPr>
        <w:pStyle w:val="Heading3"/>
        <w:jc w:val="center"/>
      </w:pPr>
      <w:bookmarkStart w:id="79" w:name="_Toc336514080"/>
      <w:bookmarkStart w:id="80" w:name="_Toc341022453"/>
      <w:r>
        <w:t>Figure 1</w:t>
      </w:r>
      <w:r w:rsidR="0099247A">
        <w:t>8</w:t>
      </w:r>
      <w:r w:rsidR="009C5DE0">
        <w:t>: Display Items</w:t>
      </w:r>
      <w:bookmarkEnd w:id="79"/>
      <w:bookmarkEnd w:id="80"/>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81" w:name="_Toc341022454"/>
      <w:r w:rsidRPr="00272081">
        <w:rPr>
          <w:b w:val="0"/>
        </w:rPr>
        <w:t>Label Attributes</w:t>
      </w:r>
      <w:bookmarkEnd w:id="81"/>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82" w:name="_Toc341022455"/>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82"/>
    </w:p>
    <w:p w:rsidR="00870C75" w:rsidRPr="00A60434" w:rsidRDefault="005F48DF" w:rsidP="00A60434">
      <w:pPr>
        <w:pStyle w:val="Heading3"/>
        <w:jc w:val="center"/>
      </w:pPr>
      <w:bookmarkStart w:id="83" w:name="_Toc336514081"/>
      <w:bookmarkStart w:id="84" w:name="_Toc341022456"/>
      <w:r>
        <w:t>Figure 1</w:t>
      </w:r>
      <w:r w:rsidR="0099247A">
        <w:t>9</w:t>
      </w:r>
      <w:r w:rsidR="000F7455">
        <w:t>: Label Attributes Picker</w:t>
      </w:r>
      <w:bookmarkEnd w:id="83"/>
      <w:bookmarkEnd w:id="84"/>
    </w:p>
    <w:p w:rsidR="00A60434" w:rsidRPr="00BC3120" w:rsidRDefault="00A60434" w:rsidP="00BC3120">
      <w:pPr>
        <w:pStyle w:val="Heading1"/>
        <w:jc w:val="center"/>
      </w:pPr>
      <w:bookmarkStart w:id="85" w:name="_Toc341022457"/>
      <w:r>
        <w:t>Choosing Category to Process</w:t>
      </w:r>
      <w:bookmarkEnd w:id="8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86" w:name="_Toc336514082"/>
      <w:bookmarkStart w:id="87" w:name="_Toc341022458"/>
      <w:bookmarkStart w:id="88" w:name="_Toc334523368"/>
      <w:r>
        <w:t>Figure 20</w:t>
      </w:r>
      <w:r w:rsidR="000178C9">
        <w:t>: Category decoder selector</w:t>
      </w:r>
      <w:bookmarkEnd w:id="86"/>
      <w:bookmarkEnd w:id="87"/>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89" w:name="_Toc341022459"/>
      <w:r>
        <w:lastRenderedPageBreak/>
        <w:t>ASTERIX Recording</w:t>
      </w:r>
      <w:r w:rsidR="005E4F22">
        <w:t xml:space="preserve"> &amp; Forwarding</w:t>
      </w:r>
      <w:bookmarkEnd w:id="8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90" w:name="_Toc341022460"/>
      <w:r>
        <w:t>Figure 21</w:t>
      </w:r>
      <w:r w:rsidR="004319B9">
        <w:t>: Data Recording and Forwarding</w:t>
      </w:r>
      <w:bookmarkEnd w:id="9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6"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91" w:name="_Toc341022461"/>
      <w:r>
        <w:t xml:space="preserve">ASTERIX </w:t>
      </w:r>
      <w:r w:rsidR="00A22BBE">
        <w:t>Replay</w:t>
      </w:r>
      <w:bookmarkEnd w:id="9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92" w:name="_Toc341022462"/>
      <w:r>
        <w:t>Figure 22</w:t>
      </w:r>
      <w:r w:rsidR="005D0A15">
        <w:t>: ASTERIX Replay</w:t>
      </w:r>
      <w:bookmarkEnd w:id="9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93" w:name="_Toc341022463"/>
      <w:r>
        <w:t>“Replay” to “Raw”</w:t>
      </w:r>
      <w:bookmarkEnd w:id="9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94" w:name="_Toc341022464"/>
      <w:r>
        <w:t>Figure 23</w:t>
      </w:r>
      <w:r w:rsidR="00EB4DE1">
        <w:t>: Replay to Raw format</w:t>
      </w:r>
      <w:bookmarkEnd w:id="9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95" w:name="_Toc341022465"/>
      <w:r>
        <w:t xml:space="preserve">System </w:t>
      </w:r>
      <w:r w:rsidR="00946BE0">
        <w:t xml:space="preserve">Configuration and </w:t>
      </w:r>
      <w:r>
        <w:t>Status</w:t>
      </w:r>
      <w:bookmarkEnd w:id="9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96" w:name="_Toc341022466"/>
      <w:r>
        <w:t>Figure 24: Three screen shoots of System Status Display (GO, History and Data Loss)</w:t>
      </w:r>
      <w:bookmarkEnd w:id="9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97" w:name="_Toc341022467"/>
      <w:r>
        <w:lastRenderedPageBreak/>
        <w:t>Miscellaneous Settings</w:t>
      </w:r>
      <w:bookmarkEnd w:id="9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98" w:name="_Toc341022468"/>
      <w:r>
        <w:t>Figure 25: Miscellaneous Settings</w:t>
      </w:r>
      <w:bookmarkEnd w:id="98"/>
    </w:p>
    <w:p w:rsidR="00C504D9" w:rsidRDefault="007A2595" w:rsidP="0035674D">
      <w:pPr>
        <w:pStyle w:val="Heading1"/>
        <w:jc w:val="center"/>
      </w:pPr>
      <w:bookmarkStart w:id="99" w:name="_Toc341022469"/>
      <w:r>
        <w:t>I</w:t>
      </w:r>
      <w:r w:rsidR="00C504D9">
        <w:t>mplemented Decoders (so far)</w:t>
      </w:r>
      <w:bookmarkEnd w:id="99"/>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C504D9">
        <w:rPr>
          <w:rFonts w:cstheme="minorHAnsi"/>
        </w:rPr>
        <w:tab/>
        <w:t>Subfield # 2: Target Identification</w:t>
      </w:r>
    </w:p>
    <w:p w:rsidR="00091878" w:rsidRPr="00A53ABC" w:rsidRDefault="00A53ABC" w:rsidP="00091878">
      <w:pPr>
        <w:autoSpaceDE w:val="0"/>
        <w:autoSpaceDN w:val="0"/>
        <w:adjustRightInd w:val="0"/>
        <w:spacing w:after="0" w:line="240" w:lineRule="auto"/>
        <w:ind w:left="2880" w:firstLine="720"/>
        <w:rPr>
          <w:rFonts w:cs="Consolas"/>
        </w:rPr>
      </w:pPr>
      <w:r w:rsidRPr="00C504D9">
        <w:rPr>
          <w:rFonts w:cstheme="minorHAnsi"/>
        </w:rPr>
        <w:t xml:space="preserve">Subfield </w:t>
      </w:r>
      <w:r w:rsidR="00091878" w:rsidRPr="00A53ABC">
        <w:rPr>
          <w:rFonts w:cs="Consolas"/>
        </w:rPr>
        <w:t># 3:  Magnetic Heading</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5:  True Airspeed (TAS)</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17: Track Angle</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26: Indicated Airspeed (IAS)</w:t>
      </w:r>
    </w:p>
    <w:p w:rsidR="00091878" w:rsidRPr="00A53ABC" w:rsidRDefault="00091878" w:rsidP="00091878">
      <w:pPr>
        <w:autoSpaceDE w:val="0"/>
        <w:autoSpaceDN w:val="0"/>
        <w:adjustRightInd w:val="0"/>
        <w:spacing w:after="0" w:line="240" w:lineRule="auto"/>
        <w:rPr>
          <w:rFonts w:cs="Consolas"/>
        </w:rPr>
      </w:pPr>
      <w:r w:rsidRPr="00A53ABC">
        <w:rPr>
          <w:rFonts w:cs="Consolas"/>
        </w:rPr>
        <w:tab/>
      </w:r>
      <w:r w:rsidRPr="00A53ABC">
        <w:rPr>
          <w:rFonts w:cs="Consolas"/>
        </w:rPr>
        <w:tab/>
      </w:r>
      <w:r w:rsidRPr="00A53ABC">
        <w:rPr>
          <w:rFonts w:cs="Consolas"/>
        </w:rPr>
        <w:tab/>
      </w:r>
      <w:r w:rsidRPr="00A53ABC">
        <w:rPr>
          <w:rFonts w:cs="Consolas"/>
        </w:rPr>
        <w:tab/>
      </w:r>
      <w:r w:rsidRPr="00A53ABC">
        <w:rPr>
          <w:rFonts w:cs="Consolas"/>
        </w:rPr>
        <w:tab/>
      </w:r>
      <w:r w:rsidR="00A53ABC" w:rsidRPr="00C504D9">
        <w:rPr>
          <w:rFonts w:cstheme="minorHAnsi"/>
        </w:rPr>
        <w:t xml:space="preserve">Subfield </w:t>
      </w:r>
      <w:r w:rsidRPr="00A53ABC">
        <w:rPr>
          <w:rFonts w:cs="Consolas"/>
        </w:rPr>
        <w:t xml:space="preserve"># 27: Mach </w:t>
      </w:r>
      <w:r w:rsidR="00A53ABC" w:rsidRPr="00A53ABC">
        <w:rPr>
          <w:rFonts w:cs="Consolas"/>
        </w:rPr>
        <w:t>number</w:t>
      </w:r>
    </w:p>
    <w:p w:rsidR="00091878" w:rsidRDefault="00091878" w:rsidP="00C504D9">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88"/>
    </w:p>
    <w:p w:rsidR="00E65400" w:rsidRDefault="00E65400" w:rsidP="006C4ECD">
      <w:pPr>
        <w:spacing w:after="0"/>
      </w:pPr>
    </w:p>
    <w:p w:rsidR="00E65400" w:rsidRDefault="00E65400" w:rsidP="00F666E0"/>
    <w:p w:rsidR="006F67E6" w:rsidRDefault="006F67E6" w:rsidP="00F666E0"/>
    <w:sectPr w:rsidR="006F67E6" w:rsidSect="00747F35">
      <w:headerReference w:type="default" r:id="rId41"/>
      <w:footerReference w:type="default" r:id="rId42"/>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E0B" w:rsidRDefault="00561E0B" w:rsidP="00AD54C9">
      <w:pPr>
        <w:spacing w:after="0" w:line="240" w:lineRule="auto"/>
      </w:pPr>
      <w:r>
        <w:separator/>
      </w:r>
    </w:p>
  </w:endnote>
  <w:endnote w:type="continuationSeparator" w:id="0">
    <w:p w:rsidR="00561E0B" w:rsidRDefault="00561E0B"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837100" w:rsidRDefault="00837100">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684B67">
              <w:rPr>
                <w:b/>
                <w:noProof/>
              </w:rPr>
              <w:t>26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84B67">
              <w:rPr>
                <w:b/>
                <w:noProof/>
              </w:rPr>
              <w:t>30</w:t>
            </w:r>
            <w:r>
              <w:rPr>
                <w:b/>
                <w:sz w:val="24"/>
                <w:szCs w:val="24"/>
              </w:rPr>
              <w:fldChar w:fldCharType="end"/>
            </w:r>
          </w:p>
        </w:sdtContent>
      </w:sdt>
    </w:sdtContent>
  </w:sdt>
  <w:p w:rsidR="00837100" w:rsidRDefault="00837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E0B" w:rsidRDefault="00561E0B" w:rsidP="00AD54C9">
      <w:pPr>
        <w:spacing w:after="0" w:line="240" w:lineRule="auto"/>
      </w:pPr>
      <w:r>
        <w:separator/>
      </w:r>
    </w:p>
  </w:footnote>
  <w:footnote w:type="continuationSeparator" w:id="0">
    <w:p w:rsidR="00561E0B" w:rsidRDefault="00561E0B"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837100">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837100" w:rsidRDefault="00837100">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837100" w:rsidRDefault="00837100"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837100" w:rsidRDefault="00837100">
          <w:pPr>
            <w:pStyle w:val="Header"/>
            <w:rPr>
              <w:b/>
            </w:rPr>
          </w:pPr>
          <w:r>
            <w:fldChar w:fldCharType="begin"/>
          </w:r>
          <w:r>
            <w:instrText xml:space="preserve"> PAGE   \* MERGEFORMAT </w:instrText>
          </w:r>
          <w:r>
            <w:rPr>
              <w:lang w:bidi="ar-SA"/>
            </w:rPr>
            <w:fldChar w:fldCharType="separate"/>
          </w:r>
          <w:r w:rsidR="00684B67">
            <w:rPr>
              <w:noProof/>
            </w:rPr>
            <w:t>26</w:t>
          </w:r>
          <w:r>
            <w:rPr>
              <w:noProof/>
            </w:rPr>
            <w:fldChar w:fldCharType="end"/>
          </w:r>
        </w:p>
      </w:tc>
    </w:tr>
  </w:tbl>
  <w:p w:rsidR="00837100" w:rsidRDefault="008371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0"/>
  </w:num>
  <w:num w:numId="4">
    <w:abstractNumId w:val="21"/>
  </w:num>
  <w:num w:numId="5">
    <w:abstractNumId w:val="4"/>
  </w:num>
  <w:num w:numId="6">
    <w:abstractNumId w:val="16"/>
  </w:num>
  <w:num w:numId="7">
    <w:abstractNumId w:val="6"/>
  </w:num>
  <w:num w:numId="8">
    <w:abstractNumId w:val="22"/>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3"/>
  </w:num>
  <w:num w:numId="16">
    <w:abstractNumId w:val="18"/>
  </w:num>
  <w:num w:numId="17">
    <w:abstractNumId w:val="8"/>
  </w:num>
  <w:num w:numId="18">
    <w:abstractNumId w:val="13"/>
  </w:num>
  <w:num w:numId="19">
    <w:abstractNumId w:val="0"/>
  </w:num>
  <w:num w:numId="20">
    <w:abstractNumId w:val="3"/>
  </w:num>
  <w:num w:numId="21">
    <w:abstractNumId w:val="15"/>
  </w:num>
  <w:num w:numId="22">
    <w:abstractNumId w:val="14"/>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62566"/>
    <w:rsid w:val="000654AB"/>
    <w:rsid w:val="00065BC6"/>
    <w:rsid w:val="00066206"/>
    <w:rsid w:val="000714B9"/>
    <w:rsid w:val="000720D1"/>
    <w:rsid w:val="00075549"/>
    <w:rsid w:val="000773EF"/>
    <w:rsid w:val="0007781C"/>
    <w:rsid w:val="00085CAC"/>
    <w:rsid w:val="00086A08"/>
    <w:rsid w:val="00091878"/>
    <w:rsid w:val="00092B47"/>
    <w:rsid w:val="00092E05"/>
    <w:rsid w:val="000949D6"/>
    <w:rsid w:val="0009523B"/>
    <w:rsid w:val="0009718D"/>
    <w:rsid w:val="000A5FA4"/>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43977"/>
    <w:rsid w:val="001456A8"/>
    <w:rsid w:val="00147892"/>
    <w:rsid w:val="00154B86"/>
    <w:rsid w:val="001561CB"/>
    <w:rsid w:val="00162949"/>
    <w:rsid w:val="00163835"/>
    <w:rsid w:val="00163F57"/>
    <w:rsid w:val="00172245"/>
    <w:rsid w:val="001A1D5D"/>
    <w:rsid w:val="001C20A9"/>
    <w:rsid w:val="001D1DAD"/>
    <w:rsid w:val="001D26FB"/>
    <w:rsid w:val="001D5D74"/>
    <w:rsid w:val="001E2860"/>
    <w:rsid w:val="001E4201"/>
    <w:rsid w:val="001E7E98"/>
    <w:rsid w:val="001F4871"/>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62BC1"/>
    <w:rsid w:val="002715E1"/>
    <w:rsid w:val="00272081"/>
    <w:rsid w:val="00277C18"/>
    <w:rsid w:val="00280EC5"/>
    <w:rsid w:val="00283843"/>
    <w:rsid w:val="002849F4"/>
    <w:rsid w:val="00284AD4"/>
    <w:rsid w:val="00285220"/>
    <w:rsid w:val="002866FB"/>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66AF"/>
    <w:rsid w:val="003171A9"/>
    <w:rsid w:val="003174DD"/>
    <w:rsid w:val="00321713"/>
    <w:rsid w:val="00321C60"/>
    <w:rsid w:val="00327926"/>
    <w:rsid w:val="00330D48"/>
    <w:rsid w:val="00331647"/>
    <w:rsid w:val="00331C91"/>
    <w:rsid w:val="003405F4"/>
    <w:rsid w:val="003464A4"/>
    <w:rsid w:val="00352653"/>
    <w:rsid w:val="0035323E"/>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F0BE4"/>
    <w:rsid w:val="003F3A4C"/>
    <w:rsid w:val="003F5541"/>
    <w:rsid w:val="00407B33"/>
    <w:rsid w:val="00415086"/>
    <w:rsid w:val="00415B74"/>
    <w:rsid w:val="0042275C"/>
    <w:rsid w:val="00427DCA"/>
    <w:rsid w:val="004319B9"/>
    <w:rsid w:val="004378A1"/>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7E5B"/>
    <w:rsid w:val="0058033F"/>
    <w:rsid w:val="005811AF"/>
    <w:rsid w:val="00592CF7"/>
    <w:rsid w:val="00593A52"/>
    <w:rsid w:val="005943A5"/>
    <w:rsid w:val="005B1D7D"/>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1DB0"/>
    <w:rsid w:val="007141FD"/>
    <w:rsid w:val="00717D5E"/>
    <w:rsid w:val="00722267"/>
    <w:rsid w:val="00726791"/>
    <w:rsid w:val="007328E0"/>
    <w:rsid w:val="00737E98"/>
    <w:rsid w:val="00747099"/>
    <w:rsid w:val="00747F35"/>
    <w:rsid w:val="007516E5"/>
    <w:rsid w:val="00760220"/>
    <w:rsid w:val="00761B82"/>
    <w:rsid w:val="0076233C"/>
    <w:rsid w:val="007626A6"/>
    <w:rsid w:val="00770A9A"/>
    <w:rsid w:val="00770D73"/>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E38CD"/>
    <w:rsid w:val="007F1D24"/>
    <w:rsid w:val="007F3689"/>
    <w:rsid w:val="007F460F"/>
    <w:rsid w:val="0081008A"/>
    <w:rsid w:val="00810529"/>
    <w:rsid w:val="00813BBB"/>
    <w:rsid w:val="008250F8"/>
    <w:rsid w:val="00832012"/>
    <w:rsid w:val="00837100"/>
    <w:rsid w:val="00845784"/>
    <w:rsid w:val="00847C2F"/>
    <w:rsid w:val="008527AA"/>
    <w:rsid w:val="00863199"/>
    <w:rsid w:val="0086476F"/>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904187"/>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7023F"/>
    <w:rsid w:val="009737C5"/>
    <w:rsid w:val="009776A7"/>
    <w:rsid w:val="00981A4E"/>
    <w:rsid w:val="009836CA"/>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5FFB"/>
    <w:rsid w:val="00A77D91"/>
    <w:rsid w:val="00A8513F"/>
    <w:rsid w:val="00A860F8"/>
    <w:rsid w:val="00A93913"/>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5D20"/>
    <w:rsid w:val="00BD5EF0"/>
    <w:rsid w:val="00BE34BE"/>
    <w:rsid w:val="00BE4C20"/>
    <w:rsid w:val="00BF6C80"/>
    <w:rsid w:val="00C0318E"/>
    <w:rsid w:val="00C03DE3"/>
    <w:rsid w:val="00C06342"/>
    <w:rsid w:val="00C07C9C"/>
    <w:rsid w:val="00C23B8F"/>
    <w:rsid w:val="00C3207F"/>
    <w:rsid w:val="00C35CDC"/>
    <w:rsid w:val="00C504D9"/>
    <w:rsid w:val="00C51147"/>
    <w:rsid w:val="00C53EED"/>
    <w:rsid w:val="00C567C6"/>
    <w:rsid w:val="00C57ED4"/>
    <w:rsid w:val="00C615DE"/>
    <w:rsid w:val="00C64E9D"/>
    <w:rsid w:val="00C75447"/>
    <w:rsid w:val="00C772BA"/>
    <w:rsid w:val="00C8251A"/>
    <w:rsid w:val="00C92E66"/>
    <w:rsid w:val="00C9493F"/>
    <w:rsid w:val="00C97478"/>
    <w:rsid w:val="00CB65B7"/>
    <w:rsid w:val="00CC5418"/>
    <w:rsid w:val="00CC7AA2"/>
    <w:rsid w:val="00CE57AD"/>
    <w:rsid w:val="00CE7195"/>
    <w:rsid w:val="00D021E6"/>
    <w:rsid w:val="00D113C5"/>
    <w:rsid w:val="00D12DA3"/>
    <w:rsid w:val="00D13995"/>
    <w:rsid w:val="00D1504F"/>
    <w:rsid w:val="00D15CA0"/>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2CE8"/>
    <w:rsid w:val="00D8482D"/>
    <w:rsid w:val="00D862A4"/>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BE6"/>
    <w:rsid w:val="00E13C82"/>
    <w:rsid w:val="00E13CEE"/>
    <w:rsid w:val="00E201E4"/>
    <w:rsid w:val="00E27AD7"/>
    <w:rsid w:val="00E27F66"/>
    <w:rsid w:val="00E34CD6"/>
    <w:rsid w:val="00E46540"/>
    <w:rsid w:val="00E55088"/>
    <w:rsid w:val="00E64553"/>
    <w:rsid w:val="00E65400"/>
    <w:rsid w:val="00E65F68"/>
    <w:rsid w:val="00E71396"/>
    <w:rsid w:val="00E73AD8"/>
    <w:rsid w:val="00E754D9"/>
    <w:rsid w:val="00E7778D"/>
    <w:rsid w:val="00E82D45"/>
    <w:rsid w:val="00E839AC"/>
    <w:rsid w:val="00E83B31"/>
    <w:rsid w:val="00E90A35"/>
    <w:rsid w:val="00E91480"/>
    <w:rsid w:val="00E92989"/>
    <w:rsid w:val="00EA3DFA"/>
    <w:rsid w:val="00EA4871"/>
    <w:rsid w:val="00EA5B60"/>
    <w:rsid w:val="00EA7126"/>
    <w:rsid w:val="00EA7211"/>
    <w:rsid w:val="00EB0A55"/>
    <w:rsid w:val="00EB4DE1"/>
    <w:rsid w:val="00ED4AF3"/>
    <w:rsid w:val="00EE139E"/>
    <w:rsid w:val="00EE2383"/>
    <w:rsid w:val="00EE531A"/>
    <w:rsid w:val="00EE7644"/>
    <w:rsid w:val="00EF3B1C"/>
    <w:rsid w:val="00EF5DA7"/>
    <w:rsid w:val="00EF6019"/>
    <w:rsid w:val="00EF7CD5"/>
    <w:rsid w:val="00F05DA5"/>
    <w:rsid w:val="00F16DEA"/>
    <w:rsid w:val="00F22639"/>
    <w:rsid w:val="00F24FDB"/>
    <w:rsid w:val="00F318C5"/>
    <w:rsid w:val="00F367C6"/>
    <w:rsid w:val="00F475BE"/>
    <w:rsid w:val="00F55588"/>
    <w:rsid w:val="00F5594E"/>
    <w:rsid w:val="00F6014A"/>
    <w:rsid w:val="00F60E0B"/>
    <w:rsid w:val="00F666E0"/>
    <w:rsid w:val="00F711FC"/>
    <w:rsid w:val="00F767D7"/>
    <w:rsid w:val="00F76B9C"/>
    <w:rsid w:val="00F84354"/>
    <w:rsid w:val="00F855F5"/>
    <w:rsid w:val="00F87361"/>
    <w:rsid w:val="00F87648"/>
    <w:rsid w:val="00F920F8"/>
    <w:rsid w:val="00F92869"/>
    <w:rsid w:val="00F92BE8"/>
    <w:rsid w:val="00F93B0A"/>
    <w:rsid w:val="00F957B0"/>
    <w:rsid w:val="00FA202D"/>
    <w:rsid w:val="00FA7860"/>
    <w:rsid w:val="00FC00CB"/>
    <w:rsid w:val="00FC01D0"/>
    <w:rsid w:val="00FC4837"/>
    <w:rsid w:val="00FD485B"/>
    <w:rsid w:val="00FE3C3C"/>
    <w:rsid w:val="00FE6E46"/>
    <w:rsid w:val="00FF135E"/>
    <w:rsid w:val="00FF1A36"/>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ourceforge.net/projects/asterix/?source=directory"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1E91FE-C398-435D-9399-0E959BE3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30</Pages>
  <Words>3882</Words>
  <Characters>22130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100</cp:revision>
  <dcterms:created xsi:type="dcterms:W3CDTF">2012-11-09T08:52:00Z</dcterms:created>
  <dcterms:modified xsi:type="dcterms:W3CDTF">2012-11-20T21:09:00Z</dcterms:modified>
</cp:coreProperties>
</file>