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1AF" w:rsidRDefault="005811AF" w:rsidP="005811AF">
      <w:pPr>
        <w:pStyle w:val="TOCHeading"/>
        <w:jc w:val="center"/>
        <w:rPr>
          <w:rFonts w:asciiTheme="minorHAnsi" w:eastAsiaTheme="minorHAnsi" w:hAnsiTheme="minorHAnsi" w:cstheme="minorBidi"/>
          <w:b w:val="0"/>
          <w:bCs w:val="0"/>
          <w:color w:val="auto"/>
          <w:sz w:val="48"/>
          <w:szCs w:val="22"/>
        </w:rPr>
      </w:pPr>
    </w:p>
    <w:p w:rsidR="00092B47" w:rsidRDefault="005811AF" w:rsidP="009D62CE">
      <w:pPr>
        <w:pStyle w:val="TOCHeading"/>
        <w:jc w:val="center"/>
        <w:rPr>
          <w:rFonts w:asciiTheme="minorHAnsi" w:eastAsiaTheme="minorHAnsi" w:hAnsiTheme="minorHAnsi" w:cstheme="minorBidi"/>
          <w:bCs w:val="0"/>
          <w:color w:val="4F81BD" w:themeColor="accent1"/>
          <w:sz w:val="56"/>
          <w:szCs w:val="22"/>
        </w:rPr>
      </w:pPr>
      <w:r w:rsidRPr="005811AF">
        <w:rPr>
          <w:rFonts w:asciiTheme="minorHAnsi" w:eastAsiaTheme="minorHAnsi" w:hAnsiTheme="minorHAnsi" w:cstheme="minorBidi"/>
          <w:bCs w:val="0"/>
          <w:color w:val="4F81BD" w:themeColor="accent1"/>
          <w:sz w:val="56"/>
          <w:szCs w:val="22"/>
        </w:rPr>
        <w:t>User Manual</w:t>
      </w:r>
    </w:p>
    <w:p w:rsidR="00593A52" w:rsidRPr="00593A52" w:rsidRDefault="00593A52" w:rsidP="00593A52">
      <w:pPr>
        <w:jc w:val="center"/>
        <w:rPr>
          <w:b/>
          <w:color w:val="4F81BD" w:themeColor="accent1"/>
          <w:sz w:val="36"/>
        </w:rPr>
      </w:pPr>
      <w:r w:rsidRPr="00593A52">
        <w:rPr>
          <w:b/>
          <w:color w:val="4F81BD" w:themeColor="accent1"/>
          <w:sz w:val="36"/>
        </w:rPr>
        <w:t>for</w:t>
      </w:r>
    </w:p>
    <w:p w:rsidR="005811AF" w:rsidRDefault="005811AF" w:rsidP="005811AF">
      <w:pPr>
        <w:spacing w:after="0"/>
        <w:jc w:val="center"/>
        <w:rPr>
          <w:b/>
          <w:color w:val="4F81BD" w:themeColor="accent1"/>
          <w:sz w:val="56"/>
        </w:rPr>
      </w:pPr>
      <w:r w:rsidRPr="005811AF">
        <w:rPr>
          <w:b/>
          <w:color w:val="4F81BD" w:themeColor="accent1"/>
          <w:sz w:val="56"/>
        </w:rPr>
        <w:t>ASTERIX D</w:t>
      </w:r>
      <w:r w:rsidR="00E91480">
        <w:rPr>
          <w:b/>
          <w:color w:val="4F81BD" w:themeColor="accent1"/>
          <w:sz w:val="56"/>
        </w:rPr>
        <w:t>ARR</w:t>
      </w:r>
    </w:p>
    <w:p w:rsidR="00E91480" w:rsidRPr="00E73AD8" w:rsidRDefault="00E91480" w:rsidP="005811AF">
      <w:pPr>
        <w:spacing w:after="0"/>
        <w:jc w:val="center"/>
        <w:rPr>
          <w:b/>
          <w:color w:val="4F81BD" w:themeColor="accent1"/>
          <w:sz w:val="32"/>
        </w:rPr>
      </w:pPr>
      <w:r w:rsidRPr="00E73AD8">
        <w:rPr>
          <w:b/>
          <w:color w:val="4F81BD" w:themeColor="accent1"/>
          <w:sz w:val="32"/>
        </w:rPr>
        <w:t xml:space="preserve">(Display Analyzer Recorder </w:t>
      </w:r>
      <w:r w:rsidR="00D70DB8">
        <w:rPr>
          <w:b/>
          <w:color w:val="4F81BD" w:themeColor="accent1"/>
          <w:sz w:val="32"/>
        </w:rPr>
        <w:t xml:space="preserve">&amp; </w:t>
      </w:r>
      <w:r w:rsidRPr="00E73AD8">
        <w:rPr>
          <w:b/>
          <w:color w:val="4F81BD" w:themeColor="accent1"/>
          <w:sz w:val="32"/>
        </w:rPr>
        <w:t>Replay)</w:t>
      </w:r>
    </w:p>
    <w:p w:rsidR="005811AF" w:rsidRDefault="00386980" w:rsidP="005811AF">
      <w:pPr>
        <w:spacing w:after="0"/>
        <w:jc w:val="center"/>
      </w:pPr>
      <w:hyperlink r:id="rId8" w:history="1">
        <w:r w:rsidR="005811AF" w:rsidRPr="00523F1B">
          <w:rPr>
            <w:rStyle w:val="Hyperlink"/>
          </w:rPr>
          <w:t>akapetanovic@gmail.com</w:t>
        </w:r>
      </w:hyperlink>
    </w:p>
    <w:p w:rsidR="00DC508D" w:rsidRPr="00D962DB" w:rsidRDefault="00DC508D" w:rsidP="005811AF">
      <w:pPr>
        <w:spacing w:after="0"/>
        <w:jc w:val="center"/>
        <w:rPr>
          <w:color w:val="4F81BD" w:themeColor="accent1"/>
        </w:rPr>
      </w:pPr>
      <w:r w:rsidRPr="00D962DB">
        <w:rPr>
          <w:color w:val="4F81BD" w:themeColor="accent1"/>
        </w:rPr>
        <w:t>November 8, 2012</w:t>
      </w:r>
    </w:p>
    <w:p w:rsidR="007C47E0" w:rsidRDefault="007C47E0" w:rsidP="009B651C">
      <w:pPr>
        <w:spacing w:after="0"/>
      </w:pPr>
    </w:p>
    <w:p w:rsidR="005811AF" w:rsidRDefault="007C47E0">
      <w:r>
        <w:rPr>
          <w:noProof/>
        </w:rPr>
        <w:drawing>
          <wp:inline distT="0" distB="0" distL="0" distR="0">
            <wp:extent cx="6821697" cy="4226943"/>
            <wp:effectExtent l="19050" t="0" r="0" b="0"/>
            <wp:docPr id="37" name="Picture 14" descr="C:\Users\bhdca\Desktop\Temp\Figur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hdca\Desktop\Temp\Figure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697" cy="422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11AF">
        <w:br w:type="page"/>
      </w:r>
    </w:p>
    <w:p w:rsidR="005811AF" w:rsidRPr="005811AF" w:rsidRDefault="005811AF" w:rsidP="005811AF">
      <w:pPr>
        <w:spacing w:after="0"/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15875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F6014A" w:rsidRDefault="00A572B9" w:rsidP="00636A2E">
          <w:pPr>
            <w:pStyle w:val="TOCHeading"/>
            <w:jc w:val="center"/>
          </w:pPr>
          <w:r>
            <w:t>Table of C</w:t>
          </w:r>
          <w:r w:rsidR="00F6014A">
            <w:t>ontents</w:t>
          </w:r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r>
            <w:fldChar w:fldCharType="begin"/>
          </w:r>
          <w:r w:rsidR="00F6014A">
            <w:instrText xml:space="preserve"> TOC \o "1-3" \h \z \u </w:instrText>
          </w:r>
          <w:r>
            <w:fldChar w:fldCharType="separate"/>
          </w:r>
          <w:hyperlink w:anchor="_Toc340219128" w:history="1">
            <w:r w:rsidR="00AA2AA6" w:rsidRPr="006A0AB1">
              <w:rPr>
                <w:rStyle w:val="Hyperlink"/>
                <w:noProof/>
              </w:rPr>
              <w:t>Preface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29" w:history="1">
            <w:r w:rsidR="00AA2AA6" w:rsidRPr="006A0AB1">
              <w:rPr>
                <w:rStyle w:val="Hyperlink"/>
                <w:noProof/>
              </w:rPr>
              <w:t>Initial Setup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30" w:history="1">
            <w:r w:rsidR="00AA2AA6" w:rsidRPr="006A0AB1">
              <w:rPr>
                <w:rStyle w:val="Hyperlink"/>
                <w:noProof/>
              </w:rPr>
              <w:t>Main Windows and Functionality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31" w:history="1">
            <w:r w:rsidR="00AA2AA6" w:rsidRPr="006A0AB1">
              <w:rPr>
                <w:rStyle w:val="Hyperlink"/>
                <w:noProof/>
              </w:rPr>
              <w:t>Setting up a connection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32" w:history="1"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33" w:history="1">
            <w:r w:rsidR="00AA2AA6" w:rsidRPr="006A0AB1">
              <w:rPr>
                <w:rStyle w:val="Hyperlink"/>
                <w:noProof/>
              </w:rPr>
              <w:t>Figure 1: Connection Screen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34" w:history="1">
            <w:r w:rsidR="00AA2AA6" w:rsidRPr="006A0AB1">
              <w:rPr>
                <w:rStyle w:val="Hyperlink"/>
                <w:noProof/>
              </w:rPr>
              <w:t>Start processing data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35" w:history="1">
            <w:r w:rsidR="00AA2AA6" w:rsidRPr="006A0AB1">
              <w:rPr>
                <w:rStyle w:val="Hyperlink"/>
                <w:noProof/>
              </w:rPr>
              <w:t>Figure 2: Main Display Window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36" w:history="1">
            <w:r w:rsidR="00AA2AA6" w:rsidRPr="006A0AB1">
              <w:rPr>
                <w:rStyle w:val="Hyperlink"/>
                <w:noProof/>
              </w:rPr>
              <w:t>Figure 3: Main Display Window (DISPLAY FROZEN)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37" w:history="1">
            <w:r w:rsidR="00AA2AA6" w:rsidRPr="006A0AB1">
              <w:rPr>
                <w:rStyle w:val="Hyperlink"/>
                <w:noProof/>
              </w:rPr>
              <w:t>Figure 4: Main Capture Window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38" w:history="1">
            <w:r w:rsidR="00AA2AA6" w:rsidRPr="006A0AB1">
              <w:rPr>
                <w:rStyle w:val="Hyperlink"/>
                <w:noProof/>
              </w:rPr>
              <w:t>Data Item Presence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39" w:history="1">
            <w:r w:rsidR="00AA2AA6" w:rsidRPr="006A0AB1">
              <w:rPr>
                <w:rStyle w:val="Hyperlink"/>
                <w:noProof/>
              </w:rPr>
              <w:t>Figure 5: Data Item presences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40" w:history="1">
            <w:r w:rsidR="00AA2AA6" w:rsidRPr="006A0AB1">
              <w:rPr>
                <w:rStyle w:val="Hyperlink"/>
                <w:noProof/>
              </w:rPr>
              <w:t>Data Item View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41" w:history="1">
            <w:r w:rsidR="00AA2AA6" w:rsidRPr="006A0AB1">
              <w:rPr>
                <w:rStyle w:val="Hyperlink"/>
                <w:noProof/>
              </w:rPr>
              <w:t>Figure 6: Data Item View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42" w:history="1">
            <w:r w:rsidR="00AA2AA6" w:rsidRPr="006A0AB1">
              <w:rPr>
                <w:rStyle w:val="Hyperlink"/>
                <w:noProof/>
              </w:rPr>
              <w:t>View by Mode-A Code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43" w:history="1">
            <w:r w:rsidR="00AA2AA6" w:rsidRPr="006A0AB1">
              <w:rPr>
                <w:rStyle w:val="Hyperlink"/>
                <w:noProof/>
              </w:rPr>
              <w:t>Figure 7: View data by SSR code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44" w:history="1">
            <w:r w:rsidR="00AA2AA6" w:rsidRPr="006A0AB1">
              <w:rPr>
                <w:rStyle w:val="Hyperlink"/>
                <w:noProof/>
              </w:rPr>
              <w:t>Export (Earth Plot or GePath)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45" w:history="1">
            <w:r w:rsidR="00AA2AA6" w:rsidRPr="006A0AB1">
              <w:rPr>
                <w:rStyle w:val="Hyperlink"/>
                <w:noProof/>
              </w:rPr>
              <w:t>Figure 8: Export to Earth Plot format by Mode-A code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46" w:history="1">
            <w:r w:rsidR="00AA2AA6" w:rsidRPr="006A0AB1">
              <w:rPr>
                <w:rStyle w:val="Hyperlink"/>
                <w:noProof/>
              </w:rPr>
              <w:t>Figure 9: 3D example in Google Earth of a real test flight over Bosnia and Herzegovina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47" w:history="1">
            <w:r w:rsidR="00AA2AA6" w:rsidRPr="006A0AB1">
              <w:rPr>
                <w:rStyle w:val="Hyperlink"/>
                <w:noProof/>
              </w:rPr>
              <w:t>Live Display in Google Earth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48" w:history="1">
            <w:r w:rsidR="00AA2AA6" w:rsidRPr="006A0AB1">
              <w:rPr>
                <w:rStyle w:val="Hyperlink"/>
                <w:noProof/>
              </w:rPr>
              <w:t>Figure 10: Live display in Google Earth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49" w:history="1">
            <w:r w:rsidR="00AA2AA6" w:rsidRPr="006A0AB1">
              <w:rPr>
                <w:rStyle w:val="Hyperlink"/>
                <w:noProof/>
              </w:rPr>
              <w:t>Figure 11: Settings of Google Earth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50" w:history="1">
            <w:r w:rsidR="00AA2AA6" w:rsidRPr="006A0AB1">
              <w:rPr>
                <w:rStyle w:val="Hyperlink"/>
                <w:noProof/>
              </w:rPr>
              <w:t>Local Plot/Track Display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51" w:history="1">
            <w:r w:rsidR="00AA2AA6" w:rsidRPr="006A0AB1">
              <w:rPr>
                <w:rStyle w:val="Hyperlink"/>
                <w:noProof/>
              </w:rPr>
              <w:t>Figure 12: Map with user defined and Google terrain overlay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52" w:history="1">
            <w:r w:rsidR="00AA2AA6" w:rsidRPr="006A0AB1">
              <w:rPr>
                <w:rStyle w:val="Hyperlink"/>
                <w:noProof/>
              </w:rPr>
              <w:t>Figure 13: Passive display no filter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53" w:history="1">
            <w:r w:rsidR="00AA2AA6" w:rsidRPr="006A0AB1">
              <w:rPr>
                <w:rStyle w:val="Hyperlink"/>
                <w:noProof/>
              </w:rPr>
              <w:t>Figure 14: Passive filter – by Mode-A code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54" w:history="1">
            <w:r w:rsidR="00AA2AA6" w:rsidRPr="006A0AB1">
              <w:rPr>
                <w:rStyle w:val="Hyperlink"/>
                <w:noProof/>
              </w:rPr>
              <w:t>Track Label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55" w:history="1">
            <w:r w:rsidR="00AA2AA6" w:rsidRPr="006A0AB1">
              <w:rPr>
                <w:rStyle w:val="Hyperlink"/>
                <w:noProof/>
              </w:rPr>
              <w:t>Figure 15: Label in coast, AC is climbing and entered a CFL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56" w:history="1">
            <w:r w:rsidR="00AA2AA6" w:rsidRPr="006A0AB1">
              <w:rPr>
                <w:rStyle w:val="Hyperlink"/>
                <w:noProof/>
              </w:rPr>
              <w:t>Display Attributes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57" w:history="1">
            <w:r w:rsidR="00AA2AA6" w:rsidRPr="006A0AB1">
              <w:rPr>
                <w:rStyle w:val="Hyperlink"/>
                <w:noProof/>
              </w:rPr>
              <w:t>Figure 16: Menu to Access Display configuration windows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58" w:history="1">
            <w:r w:rsidR="00AA2AA6" w:rsidRPr="006A0AB1">
              <w:rPr>
                <w:rStyle w:val="Hyperlink"/>
                <w:noProof/>
              </w:rPr>
              <w:t>Figure 17: Display Attributes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59" w:history="1">
            <w:r w:rsidR="00AA2AA6" w:rsidRPr="006A0AB1">
              <w:rPr>
                <w:rStyle w:val="Hyperlink"/>
                <w:noProof/>
              </w:rPr>
              <w:t>Display Items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60" w:history="1">
            <w:r w:rsidR="00AA2AA6" w:rsidRPr="006A0AB1">
              <w:rPr>
                <w:rStyle w:val="Hyperlink"/>
                <w:noProof/>
              </w:rPr>
              <w:t>Figure 18: Display Items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61" w:history="1">
            <w:r w:rsidR="00AA2AA6" w:rsidRPr="006A0AB1">
              <w:rPr>
                <w:rStyle w:val="Hyperlink"/>
                <w:noProof/>
              </w:rPr>
              <w:t>Label Attributes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62" w:history="1">
            <w:r w:rsidR="00AA2AA6" w:rsidRPr="006A0AB1">
              <w:rPr>
                <w:rStyle w:val="Hyperlink"/>
                <w:noProof/>
              </w:rPr>
              <w:t>Figure 19: Label Attributes Picker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63" w:history="1">
            <w:r w:rsidR="00AA2AA6" w:rsidRPr="006A0AB1">
              <w:rPr>
                <w:rStyle w:val="Hyperlink"/>
                <w:noProof/>
              </w:rPr>
              <w:t>Choosing Category to Process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64" w:history="1">
            <w:r w:rsidR="00AA2AA6" w:rsidRPr="006A0AB1">
              <w:rPr>
                <w:rStyle w:val="Hyperlink"/>
                <w:noProof/>
              </w:rPr>
              <w:t>Figure 20: Category decoder selector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65" w:history="1">
            <w:r w:rsidR="00AA2AA6" w:rsidRPr="006A0AB1">
              <w:rPr>
                <w:rStyle w:val="Hyperlink"/>
                <w:noProof/>
              </w:rPr>
              <w:t>ASTERIX Recording &amp; Forwarding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66" w:history="1">
            <w:r w:rsidR="00AA2AA6" w:rsidRPr="006A0AB1">
              <w:rPr>
                <w:rStyle w:val="Hyperlink"/>
                <w:noProof/>
              </w:rPr>
              <w:t>Figure 21: Data Recording and Forwarding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67" w:history="1">
            <w:r w:rsidR="00AA2AA6" w:rsidRPr="006A0AB1">
              <w:rPr>
                <w:rStyle w:val="Hyperlink"/>
                <w:noProof/>
              </w:rPr>
              <w:t>ASTERIX Replay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68" w:history="1">
            <w:r w:rsidR="00AA2AA6" w:rsidRPr="006A0AB1">
              <w:rPr>
                <w:rStyle w:val="Hyperlink"/>
                <w:noProof/>
              </w:rPr>
              <w:t>Figure 22: ASTERIX Replay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69" w:history="1">
            <w:r w:rsidR="00AA2AA6" w:rsidRPr="006A0AB1">
              <w:rPr>
                <w:rStyle w:val="Hyperlink"/>
                <w:noProof/>
              </w:rPr>
              <w:t>“Replay” to “Raw”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340219170" w:history="1">
            <w:r w:rsidR="00AA2AA6" w:rsidRPr="006A0AB1">
              <w:rPr>
                <w:rStyle w:val="Hyperlink"/>
                <w:noProof/>
              </w:rPr>
              <w:t>Figure 23: Replay to Raw format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AA6" w:rsidRDefault="00386980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340219171" w:history="1">
            <w:r w:rsidR="00AA2AA6" w:rsidRPr="006A0AB1">
              <w:rPr>
                <w:rStyle w:val="Hyperlink"/>
                <w:noProof/>
              </w:rPr>
              <w:t>Implemented Decoders (so far)</w:t>
            </w:r>
            <w:r w:rsidR="00AA2A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AA6">
              <w:rPr>
                <w:noProof/>
                <w:webHidden/>
              </w:rPr>
              <w:instrText xml:space="preserve"> PAGEREF _Toc340219171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2AA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B8F" w:rsidRDefault="00386980" w:rsidP="00516901">
          <w:r>
            <w:fldChar w:fldCharType="end"/>
          </w:r>
        </w:p>
      </w:sdtContent>
    </w:sdt>
    <w:bookmarkStart w:id="0" w:name="_Toc334523343" w:displacedByCustomXml="prev"/>
    <w:p w:rsidR="00E83B31" w:rsidRPr="00FE3C3C" w:rsidRDefault="003171A9" w:rsidP="00FE3C3C">
      <w:pPr>
        <w:rPr>
          <w:ins w:id="1" w:author="bhdca" w:date="2012-11-09T10:07:00Z"/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F456A" w:rsidRDefault="00E83B31" w:rsidP="00F957B0">
      <w:pPr>
        <w:pStyle w:val="Heading1"/>
        <w:jc w:val="center"/>
      </w:pPr>
      <w:bookmarkStart w:id="2" w:name="_Toc340219128"/>
      <w:r>
        <w:lastRenderedPageBreak/>
        <w:t>Preface</w:t>
      </w:r>
      <w:bookmarkEnd w:id="0"/>
      <w:bookmarkEnd w:id="2"/>
    </w:p>
    <w:p w:rsidR="00943F2F" w:rsidRPr="00943F2F" w:rsidRDefault="00943F2F" w:rsidP="00943F2F"/>
    <w:p w:rsidR="00904187" w:rsidRDefault="006F67E6" w:rsidP="00A93913">
      <w:pPr>
        <w:ind w:firstLine="720"/>
      </w:pPr>
      <w:r>
        <w:t xml:space="preserve">ASTERIX </w:t>
      </w:r>
      <w:r w:rsidR="000D0010">
        <w:t>DARR (Display Analyzer Recorder &amp; Replay)</w:t>
      </w:r>
      <w:r>
        <w:t xml:space="preserve"> is a C# /.NET application developed using </w:t>
      </w:r>
      <w:r w:rsidR="00E55088">
        <w:t xml:space="preserve">Microsoft Visual Studio </w:t>
      </w:r>
      <w:r>
        <w:t xml:space="preserve">2010. </w:t>
      </w:r>
      <w:r w:rsidR="002715E1">
        <w:t>Initially</w:t>
      </w:r>
      <w:r w:rsidR="00E839AC">
        <w:t xml:space="preserve"> </w:t>
      </w:r>
      <w:r>
        <w:t>it started as a small test application intended to read and</w:t>
      </w:r>
      <w:r w:rsidR="002C3D9E">
        <w:t xml:space="preserve"> decode ASTERIX messages</w:t>
      </w:r>
      <w:r w:rsidR="00E839AC">
        <w:t>. O</w:t>
      </w:r>
      <w:r w:rsidR="002C3D9E">
        <w:t xml:space="preserve">ver </w:t>
      </w:r>
      <w:r w:rsidR="00A40351">
        <w:t xml:space="preserve">the </w:t>
      </w:r>
      <w:r w:rsidR="002C3D9E">
        <w:t xml:space="preserve">time </w:t>
      </w:r>
      <w:r>
        <w:t xml:space="preserve">I </w:t>
      </w:r>
      <w:r w:rsidR="00943F2F">
        <w:t xml:space="preserve">have added </w:t>
      </w:r>
      <w:r w:rsidR="00A40351">
        <w:t>data display func</w:t>
      </w:r>
      <w:r w:rsidR="004D34EA">
        <w:t>tionality that eventually grew to</w:t>
      </w:r>
      <w:r w:rsidR="00A40351">
        <w:t xml:space="preserve"> a full plot/tracke</w:t>
      </w:r>
      <w:r w:rsidR="007C1704">
        <w:t xml:space="preserve">r display providing </w:t>
      </w:r>
      <w:r w:rsidR="004D34EA">
        <w:t xml:space="preserve">data display </w:t>
      </w:r>
      <w:r w:rsidR="007C1704">
        <w:t>filters</w:t>
      </w:r>
      <w:r w:rsidR="004D34EA">
        <w:t xml:space="preserve"> (by Flight Level Band or Mode-A code)</w:t>
      </w:r>
      <w:r w:rsidR="007C1704">
        <w:t>, different map overlays, indication of</w:t>
      </w:r>
      <w:r w:rsidR="00943F2F">
        <w:t xml:space="preserve"> the </w:t>
      </w:r>
      <w:r w:rsidR="007C1704">
        <w:t xml:space="preserve">“track in coast” state, moving </w:t>
      </w:r>
      <w:r w:rsidR="004D34EA">
        <w:t xml:space="preserve">track </w:t>
      </w:r>
      <w:r w:rsidR="007C1704">
        <w:t xml:space="preserve">labels, </w:t>
      </w:r>
      <w:r w:rsidR="00943F2F">
        <w:t xml:space="preserve">and </w:t>
      </w:r>
      <w:r w:rsidR="000D0010">
        <w:t>interactive track label currently consisting of an assignable CFL</w:t>
      </w:r>
      <w:r w:rsidR="00943F2F">
        <w:t xml:space="preserve"> (Cleared Flight Level)</w:t>
      </w:r>
      <w:r w:rsidR="000D0010">
        <w:t xml:space="preserve"> field</w:t>
      </w:r>
      <w:r w:rsidR="00943F2F">
        <w:t xml:space="preserve">. </w:t>
      </w:r>
      <w:r w:rsidR="0048073E">
        <w:t xml:space="preserve">In addition to </w:t>
      </w:r>
      <w:r w:rsidR="00943F2F">
        <w:t>the above</w:t>
      </w:r>
      <w:r w:rsidR="0048073E">
        <w:t xml:space="preserve"> it also </w:t>
      </w:r>
      <w:r w:rsidR="00943F2F">
        <w:t>provides the following</w:t>
      </w:r>
      <w:r w:rsidR="0048073E">
        <w:t>:</w:t>
      </w:r>
    </w:p>
    <w:p w:rsidR="004D34EA" w:rsidRDefault="004D34EA" w:rsidP="0048073E">
      <w:pPr>
        <w:pStyle w:val="ListParagraph"/>
        <w:numPr>
          <w:ilvl w:val="0"/>
          <w:numId w:val="16"/>
        </w:numPr>
      </w:pPr>
      <w:r>
        <w:t>ASTERIX stream Recording</w:t>
      </w:r>
      <w:r w:rsidR="00FC01D0">
        <w:t xml:space="preserve"> (up to 6 different data streams)</w:t>
      </w:r>
      <w:r>
        <w:t>.</w:t>
      </w:r>
    </w:p>
    <w:p w:rsidR="00592CF7" w:rsidRDefault="00592CF7" w:rsidP="00592CF7">
      <w:pPr>
        <w:pStyle w:val="ListParagraph"/>
        <w:numPr>
          <w:ilvl w:val="1"/>
          <w:numId w:val="16"/>
        </w:numPr>
      </w:pPr>
      <w:r>
        <w:t>Reco</w:t>
      </w:r>
      <w:r w:rsidR="005C2B3C">
        <w:t>r</w:t>
      </w:r>
      <w:r>
        <w:t xml:space="preserve">ding can be in </w:t>
      </w:r>
      <w:r w:rsidR="008705B1">
        <w:t>“</w:t>
      </w:r>
      <w:r>
        <w:t>raw</w:t>
      </w:r>
      <w:r w:rsidR="008705B1">
        <w:t>”</w:t>
      </w:r>
      <w:r>
        <w:t xml:space="preserve"> or proprietary “replay” format. </w:t>
      </w:r>
    </w:p>
    <w:p w:rsidR="00592CF7" w:rsidRDefault="00592CF7" w:rsidP="00592CF7">
      <w:pPr>
        <w:pStyle w:val="ListParagraph"/>
        <w:numPr>
          <w:ilvl w:val="0"/>
          <w:numId w:val="16"/>
        </w:numPr>
      </w:pPr>
      <w:r>
        <w:t>Replay of ASTERIX “replay” Recordings in the or</w:t>
      </w:r>
      <w:r w:rsidR="004A1FE6">
        <w:t>iginal or up to 10 X faster speed</w:t>
      </w:r>
      <w:r>
        <w:t>.</w:t>
      </w:r>
    </w:p>
    <w:p w:rsidR="0048073E" w:rsidRDefault="004D34EA" w:rsidP="0048073E">
      <w:pPr>
        <w:pStyle w:val="ListParagraph"/>
        <w:numPr>
          <w:ilvl w:val="0"/>
          <w:numId w:val="16"/>
        </w:numPr>
      </w:pPr>
      <w:r>
        <w:t xml:space="preserve">Opening </w:t>
      </w:r>
      <w:r w:rsidR="008705B1">
        <w:t xml:space="preserve">of </w:t>
      </w:r>
      <w:r w:rsidR="0048073E">
        <w:t xml:space="preserve">ASTERIX </w:t>
      </w:r>
      <w:r w:rsidR="008705B1">
        <w:t xml:space="preserve">“raw” </w:t>
      </w:r>
      <w:r>
        <w:t>recordings</w:t>
      </w:r>
      <w:r w:rsidR="00592CF7">
        <w:t xml:space="preserve"> in raw forma</w:t>
      </w:r>
      <w:r w:rsidR="004A1FE6">
        <w:t>t to analyze and visualize data in Local or Google Earth Display.</w:t>
      </w:r>
    </w:p>
    <w:p w:rsidR="0048073E" w:rsidRDefault="0048073E" w:rsidP="0048073E">
      <w:pPr>
        <w:pStyle w:val="ListParagraph"/>
        <w:numPr>
          <w:ilvl w:val="0"/>
          <w:numId w:val="16"/>
        </w:numPr>
      </w:pPr>
      <w:r>
        <w:t xml:space="preserve">Export </w:t>
      </w:r>
      <w:r w:rsidR="008705B1">
        <w:t>of imported/captured</w:t>
      </w:r>
      <w:r w:rsidR="00FC01D0">
        <w:t xml:space="preserve"> </w:t>
      </w:r>
      <w:r>
        <w:t>data in KML</w:t>
      </w:r>
      <w:r w:rsidR="00FC01D0">
        <w:t>/KMZ</w:t>
      </w:r>
      <w:r>
        <w:t xml:space="preserve"> format in order to </w:t>
      </w:r>
      <w:r w:rsidR="004A1FE6">
        <w:t>analyze/</w:t>
      </w:r>
      <w:r>
        <w:t>visualize it in Google Earth.</w:t>
      </w:r>
    </w:p>
    <w:p w:rsidR="008705B1" w:rsidRDefault="0048073E" w:rsidP="0048073E">
      <w:pPr>
        <w:pStyle w:val="ListParagraph"/>
        <w:numPr>
          <w:ilvl w:val="0"/>
          <w:numId w:val="16"/>
        </w:numPr>
      </w:pPr>
      <w:r>
        <w:t xml:space="preserve">Export </w:t>
      </w:r>
      <w:r w:rsidR="00FC01D0">
        <w:t>of live</w:t>
      </w:r>
      <w:r w:rsidR="008705B1">
        <w:t>/replayed</w:t>
      </w:r>
      <w:r w:rsidR="00FC01D0">
        <w:t xml:space="preserve"> data</w:t>
      </w:r>
      <w:r>
        <w:t xml:space="preserve"> in real time to Google Earth in order to use it as a data display. </w:t>
      </w:r>
    </w:p>
    <w:p w:rsidR="0048073E" w:rsidRDefault="004A1FE6" w:rsidP="008705B1">
      <w:pPr>
        <w:pStyle w:val="ListParagraph"/>
        <w:numPr>
          <w:ilvl w:val="1"/>
          <w:numId w:val="16"/>
        </w:numPr>
      </w:pPr>
      <w:r>
        <w:t>Implemented</w:t>
      </w:r>
      <w:r w:rsidR="0048073E">
        <w:t xml:space="preserve"> via Google Earth Network Connection feature.</w:t>
      </w:r>
    </w:p>
    <w:p w:rsidR="0048073E" w:rsidRDefault="00E839AC" w:rsidP="0048073E">
      <w:pPr>
        <w:pStyle w:val="ListParagraph"/>
        <w:numPr>
          <w:ilvl w:val="0"/>
          <w:numId w:val="16"/>
        </w:numPr>
      </w:pPr>
      <w:r>
        <w:t>F</w:t>
      </w:r>
      <w:r w:rsidR="0048073E">
        <w:t>orward</w:t>
      </w:r>
      <w:r>
        <w:t>ing</w:t>
      </w:r>
      <w:r w:rsidR="00FC01D0">
        <w:t xml:space="preserve"> </w:t>
      </w:r>
      <w:r w:rsidR="00BF6C80">
        <w:t xml:space="preserve">of </w:t>
      </w:r>
      <w:r w:rsidR="009F41E6">
        <w:t xml:space="preserve">ASTERIX </w:t>
      </w:r>
      <w:r w:rsidR="0048073E">
        <w:t xml:space="preserve">data </w:t>
      </w:r>
      <w:r w:rsidR="00FC01D0">
        <w:t>streams</w:t>
      </w:r>
      <w:r>
        <w:t xml:space="preserve"> (</w:t>
      </w:r>
      <w:r w:rsidR="004A1FE6">
        <w:t xml:space="preserve">currently limited </w:t>
      </w:r>
      <w:r>
        <w:t>up to 5)</w:t>
      </w:r>
      <w:r w:rsidR="00FC01D0">
        <w:t xml:space="preserve"> </w:t>
      </w:r>
      <w:r w:rsidR="009F41E6">
        <w:t>between networks or to a</w:t>
      </w:r>
      <w:r w:rsidR="00FC01D0">
        <w:t xml:space="preserve"> different multicast address/</w:t>
      </w:r>
      <w:r w:rsidR="009F41E6">
        <w:t>port.</w:t>
      </w:r>
    </w:p>
    <w:p w:rsidR="005E21A4" w:rsidRPr="004A1FE6" w:rsidRDefault="008B6C58">
      <w:pPr>
        <w:rPr>
          <w:color w:val="0000FF" w:themeColor="hyperlink"/>
          <w:u w:val="single"/>
        </w:rPr>
      </w:pPr>
      <w:r>
        <w:t>Note that the application uses Visual Basic Power Pack that needs to be installed</w:t>
      </w:r>
      <w:r w:rsidR="00AB0697">
        <w:t xml:space="preserve"> on the application host machine</w:t>
      </w:r>
      <w:r>
        <w:t xml:space="preserve">. </w:t>
      </w:r>
      <w:r>
        <w:rPr>
          <w:rStyle w:val="Hyperlink"/>
          <w:color w:val="auto"/>
          <w:u w:val="none"/>
        </w:rPr>
        <w:t>On my development machine</w:t>
      </w:r>
      <w:r w:rsidR="005E21A4" w:rsidRPr="005E21A4">
        <w:rPr>
          <w:rStyle w:val="Hyperlink"/>
          <w:color w:val="auto"/>
          <w:u w:val="none"/>
        </w:rPr>
        <w:t xml:space="preserve"> I have it installed at </w:t>
      </w:r>
      <w:r w:rsidR="005E21A4" w:rsidRPr="00AB0697">
        <w:rPr>
          <w:rStyle w:val="Hyperlink"/>
          <w:i/>
          <w:color w:val="auto"/>
          <w:u w:val="none"/>
        </w:rPr>
        <w:t>C:\Program Files\Reference Assemblies\Microsoft\VBPowerPacks\v10.0\Microsoft.VisualBasic.PowerPacks.Vs.dll</w:t>
      </w:r>
      <w:r w:rsidR="00AB0697">
        <w:rPr>
          <w:rStyle w:val="Hyperlink"/>
          <w:color w:val="auto"/>
          <w:u w:val="none"/>
        </w:rPr>
        <w:t xml:space="preserve"> </w:t>
      </w:r>
      <w:r w:rsidR="00E13CEE">
        <w:rPr>
          <w:rStyle w:val="Hyperlink"/>
          <w:color w:val="auto"/>
          <w:u w:val="none"/>
        </w:rPr>
        <w:t xml:space="preserve">and </w:t>
      </w:r>
      <w:r w:rsidR="005E21A4" w:rsidRPr="005E21A4">
        <w:rPr>
          <w:rStyle w:val="Hyperlink"/>
          <w:color w:val="auto"/>
          <w:u w:val="none"/>
        </w:rPr>
        <w:t>referenced form VS2010.</w:t>
      </w:r>
      <w:r w:rsidR="004A1FE6">
        <w:rPr>
          <w:rStyle w:val="Hyperlink"/>
          <w:color w:val="auto"/>
          <w:u w:val="none"/>
        </w:rPr>
        <w:t xml:space="preserve"> </w:t>
      </w:r>
      <w:r w:rsidR="004A1FE6">
        <w:t xml:space="preserve">It can be downloaded at: </w:t>
      </w:r>
      <w:hyperlink r:id="rId10" w:history="1">
        <w:r w:rsidR="004A1FE6" w:rsidRPr="00526DB3">
          <w:rPr>
            <w:rStyle w:val="Hyperlink"/>
          </w:rPr>
          <w:t>http://msdn.microsoft.com/en-us/vstudio/bb735936.aspx</w:t>
        </w:r>
      </w:hyperlink>
    </w:p>
    <w:p w:rsidR="00075549" w:rsidRPr="00075549" w:rsidRDefault="008B6C58" w:rsidP="0007554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Lastly, m</w:t>
      </w:r>
      <w:r w:rsidR="002A2D40">
        <w:rPr>
          <w:rFonts w:cstheme="minorHAnsi"/>
        </w:rPr>
        <w:t xml:space="preserve">ake sure that host machine’s </w:t>
      </w:r>
      <w:r w:rsidR="00075549" w:rsidRPr="00075549">
        <w:rPr>
          <w:rFonts w:cstheme="minorHAnsi"/>
        </w:rPr>
        <w:t>localization is set to English U.S.</w:t>
      </w:r>
      <w:r w:rsidR="00625AB1">
        <w:rPr>
          <w:rFonts w:cstheme="minorHAnsi"/>
        </w:rPr>
        <w:t xml:space="preserve"> as application</w:t>
      </w:r>
      <w:r w:rsidR="00075549" w:rsidRPr="00075549">
        <w:rPr>
          <w:rFonts w:cstheme="minorHAnsi"/>
        </w:rPr>
        <w:t xml:space="preserve"> uses .NET libraries (</w:t>
      </w:r>
      <w:r w:rsidRPr="00075549">
        <w:rPr>
          <w:rFonts w:cstheme="minorHAnsi"/>
        </w:rPr>
        <w:t>i.e.</w:t>
      </w:r>
      <w:r w:rsidR="00075549" w:rsidRPr="00075549">
        <w:rPr>
          <w:rFonts w:cstheme="minorHAnsi"/>
        </w:rPr>
        <w:t xml:space="preserve"> double.Parse) that depend on localization</w:t>
      </w:r>
      <w:r w:rsidR="00625AB1">
        <w:rPr>
          <w:rFonts w:cstheme="minorHAnsi"/>
        </w:rPr>
        <w:t xml:space="preserve"> setting</w:t>
      </w:r>
      <w:r w:rsidR="00075549" w:rsidRPr="00075549">
        <w:rPr>
          <w:rFonts w:cstheme="minorHAnsi"/>
        </w:rPr>
        <w:t xml:space="preserve">. </w:t>
      </w:r>
      <w:r>
        <w:rPr>
          <w:rFonts w:cstheme="minorHAnsi"/>
        </w:rPr>
        <w:t>If</w:t>
      </w:r>
      <w:r w:rsidR="00075549" w:rsidRPr="00075549">
        <w:rPr>
          <w:rFonts w:cstheme="minorHAnsi"/>
        </w:rPr>
        <w:t xml:space="preserve"> not set </w:t>
      </w:r>
      <w:r>
        <w:rPr>
          <w:rFonts w:cstheme="minorHAnsi"/>
        </w:rPr>
        <w:t>as expected</w:t>
      </w:r>
      <w:r w:rsidR="00075549" w:rsidRPr="00075549">
        <w:rPr>
          <w:rFonts w:cstheme="minorHAnsi"/>
        </w:rPr>
        <w:t xml:space="preserve"> the software is not able to correctly parse configuration files located</w:t>
      </w:r>
      <w:r w:rsidR="00075549">
        <w:rPr>
          <w:rFonts w:cstheme="minorHAnsi"/>
        </w:rPr>
        <w:t xml:space="preserve"> </w:t>
      </w:r>
      <w:r w:rsidR="00075549" w:rsidRPr="00075549">
        <w:rPr>
          <w:rFonts w:cstheme="minorHAnsi"/>
        </w:rPr>
        <w:t xml:space="preserve">in the </w:t>
      </w:r>
      <w:r w:rsidR="00075549" w:rsidRPr="002A2D40">
        <w:rPr>
          <w:rFonts w:cstheme="minorHAnsi"/>
          <w:b/>
          <w:i/>
        </w:rPr>
        <w:t>C:\ASTERIX\ADAPTATION</w:t>
      </w:r>
      <w:r w:rsidR="00075549" w:rsidRPr="00075549">
        <w:rPr>
          <w:rFonts w:cstheme="minorHAnsi"/>
        </w:rPr>
        <w:t xml:space="preserve"> directory.</w:t>
      </w:r>
    </w:p>
    <w:p w:rsidR="00E83B31" w:rsidRPr="00E83B31" w:rsidRDefault="0076233C" w:rsidP="00E83B31">
      <w:r>
        <w:br w:type="page"/>
      </w:r>
      <w:r w:rsidR="00E83B31" w:rsidRPr="00E83B31">
        <w:lastRenderedPageBreak/>
        <w:t>The application has been tested using the following data samples:</w:t>
      </w:r>
    </w:p>
    <w:p w:rsidR="00E83B31" w:rsidRPr="00E83B31" w:rsidRDefault="00E83B31" w:rsidP="00E83B31">
      <w:pPr>
        <w:pStyle w:val="ListParagraph"/>
        <w:numPr>
          <w:ilvl w:val="0"/>
          <w:numId w:val="22"/>
        </w:numPr>
      </w:pPr>
      <w:r w:rsidRPr="00E83B31">
        <w:t xml:space="preserve"> Jahorina MSSR Mode-S: CAT001, 002, CAT034, CAT48</w:t>
      </w:r>
    </w:p>
    <w:p w:rsidR="00E83B31" w:rsidRPr="00E83B31" w:rsidRDefault="00E83B31" w:rsidP="00E83B31">
      <w:pPr>
        <w:pStyle w:val="ListParagraph"/>
        <w:numPr>
          <w:ilvl w:val="0"/>
          <w:numId w:val="22"/>
        </w:numPr>
      </w:pPr>
      <w:r w:rsidRPr="00E83B31">
        <w:t>Sarajevo APP: CAT001, 002, CAT034, CAT48</w:t>
      </w:r>
    </w:p>
    <w:p w:rsidR="00E83B31" w:rsidRPr="00E83B31" w:rsidRDefault="00E83B31" w:rsidP="00E83B31">
      <w:pPr>
        <w:pStyle w:val="ListParagraph"/>
        <w:numPr>
          <w:ilvl w:val="0"/>
          <w:numId w:val="22"/>
        </w:numPr>
      </w:pPr>
      <w:r w:rsidRPr="00E83B31">
        <w:t>BiH installation of ARTAS: CAT62</w:t>
      </w:r>
    </w:p>
    <w:p w:rsidR="00E83B31" w:rsidRPr="00E83B31" w:rsidRDefault="00E83B31" w:rsidP="00E83B31">
      <w:pPr>
        <w:pStyle w:val="ListParagraph"/>
        <w:numPr>
          <w:ilvl w:val="0"/>
          <w:numId w:val="22"/>
        </w:numPr>
      </w:pPr>
      <w:r w:rsidRPr="00E83B31">
        <w:t>All publicly available data samples at: http://www.recherche.enac.fr/asterix/doku.php?id=userfr</w:t>
      </w:r>
    </w:p>
    <w:p w:rsidR="00E83B31" w:rsidRPr="00E83B31" w:rsidRDefault="00E83B31" w:rsidP="00E83B31">
      <w:r w:rsidRPr="00462FA9">
        <w:rPr>
          <w:b/>
          <w:i/>
        </w:rPr>
        <w:t xml:space="preserve">I would appreciate that anyone with an access to additional data sample sends it to me so that additional testing and validation can be performed. </w:t>
      </w:r>
      <w:r w:rsidRPr="00E83B31">
        <w:t>The data samples can be in</w:t>
      </w:r>
      <w:r w:rsidR="00636FB8">
        <w:t xml:space="preserve"> the following formats</w:t>
      </w:r>
      <w:r w:rsidRPr="00E83B31">
        <w:t>:</w:t>
      </w:r>
    </w:p>
    <w:p w:rsidR="00E83B31" w:rsidRPr="00E83B31" w:rsidRDefault="00E83B31" w:rsidP="00E83B31">
      <w:pPr>
        <w:pStyle w:val="ListParagraph"/>
        <w:numPr>
          <w:ilvl w:val="0"/>
          <w:numId w:val="23"/>
        </w:numPr>
      </w:pPr>
      <w:r w:rsidRPr="00E83B31">
        <w:t>Raw, using any available recording tool, including this application as well.</w:t>
      </w:r>
    </w:p>
    <w:p w:rsidR="00E83B31" w:rsidRPr="00E83B31" w:rsidRDefault="00E83B31" w:rsidP="00E83B31">
      <w:pPr>
        <w:pStyle w:val="ListParagraph"/>
        <w:numPr>
          <w:ilvl w:val="0"/>
          <w:numId w:val="23"/>
        </w:numPr>
      </w:pPr>
      <w:r w:rsidRPr="00E83B31">
        <w:t>Replay</w:t>
      </w:r>
      <w:r w:rsidR="00AC3761">
        <w:t>.</w:t>
      </w:r>
      <w:r w:rsidRPr="00E83B31">
        <w:t xml:space="preserve"> (using this application)</w:t>
      </w:r>
    </w:p>
    <w:p w:rsidR="00E83B31" w:rsidRPr="00E83B31" w:rsidRDefault="00E83B31" w:rsidP="00E83B31">
      <w:pPr>
        <w:pStyle w:val="ListParagraph"/>
        <w:numPr>
          <w:ilvl w:val="0"/>
          <w:numId w:val="23"/>
        </w:numPr>
      </w:pPr>
      <w:r w:rsidRPr="00E83B31">
        <w:t>Final Format</w:t>
      </w:r>
      <w:r w:rsidR="00AC3761">
        <w:t>.</w:t>
      </w:r>
      <w:r w:rsidRPr="00E83B31">
        <w:t xml:space="preserve"> (gengate tool)</w:t>
      </w:r>
    </w:p>
    <w:p w:rsidR="00904187" w:rsidRDefault="00D611CC" w:rsidP="000E0490">
      <w:pPr>
        <w:pStyle w:val="Heading1"/>
        <w:jc w:val="center"/>
      </w:pPr>
      <w:bookmarkStart w:id="3" w:name="_Toc340219129"/>
      <w:r w:rsidRPr="00163F57">
        <w:t>Initial Setup</w:t>
      </w:r>
      <w:bookmarkEnd w:id="3"/>
    </w:p>
    <w:p w:rsidR="0076233C" w:rsidRPr="0076233C" w:rsidRDefault="0076233C" w:rsidP="0076233C"/>
    <w:p w:rsidR="00D611CC" w:rsidRDefault="00B0166D" w:rsidP="00143977">
      <w:pPr>
        <w:ind w:firstLine="720"/>
      </w:pPr>
      <w:r>
        <w:t>The application is</w:t>
      </w:r>
      <w:r w:rsidR="00D611CC">
        <w:t xml:space="preserve"> configured via </w:t>
      </w:r>
      <w:r w:rsidR="0076233C">
        <w:t>following</w:t>
      </w:r>
      <w:r>
        <w:t xml:space="preserve"> configuration files that are</w:t>
      </w:r>
      <w:r w:rsidR="00D611CC">
        <w:t xml:space="preserve"> located in </w:t>
      </w:r>
      <w:r w:rsidR="00D611CC" w:rsidRPr="00284AD4">
        <w:rPr>
          <w:b/>
          <w:i/>
        </w:rPr>
        <w:t>C:\ASTERIX</w:t>
      </w:r>
      <w:r w:rsidR="00452CBD" w:rsidRPr="00284AD4">
        <w:rPr>
          <w:b/>
          <w:i/>
        </w:rPr>
        <w:t>\</w:t>
      </w:r>
      <w:r w:rsidR="00D611CC">
        <w:t xml:space="preserve"> directory</w:t>
      </w:r>
      <w:r w:rsidR="00C567C6">
        <w:t xml:space="preserve"> that </w:t>
      </w:r>
      <w:r w:rsidR="00BC297A">
        <w:t xml:space="preserve">contains </w:t>
      </w:r>
      <w:r w:rsidR="000A5FA4">
        <w:t xml:space="preserve">the following </w:t>
      </w:r>
      <w:r w:rsidR="00D611CC">
        <w:t>directories and configuration files:</w:t>
      </w:r>
    </w:p>
    <w:p w:rsidR="00452CBD" w:rsidRPr="00B15ABD" w:rsidRDefault="00D611CC" w:rsidP="00D611CC">
      <w:pPr>
        <w:rPr>
          <w:b/>
          <w:i/>
        </w:rPr>
      </w:pPr>
      <w:r>
        <w:tab/>
      </w:r>
      <w:r w:rsidRPr="009930B6">
        <w:rPr>
          <w:b/>
          <w:i/>
        </w:rPr>
        <w:t>C:\</w:t>
      </w:r>
      <w:r w:rsidR="00452CBD" w:rsidRPr="009930B6">
        <w:rPr>
          <w:b/>
          <w:i/>
        </w:rPr>
        <w:t>ASTERIX\ADAPTATION</w:t>
      </w:r>
    </w:p>
    <w:p w:rsidR="009930B6" w:rsidRPr="00FA7860" w:rsidRDefault="009930B6" w:rsidP="009930B6">
      <w:pPr>
        <w:pStyle w:val="ListParagraph"/>
        <w:numPr>
          <w:ilvl w:val="0"/>
          <w:numId w:val="11"/>
        </w:numPr>
        <w:rPr>
          <w:b/>
          <w:i/>
        </w:rPr>
      </w:pPr>
      <w:r w:rsidRPr="003B422A">
        <w:rPr>
          <w:b/>
          <w:i/>
        </w:rPr>
        <w:t>DisplayAttributes.txt</w:t>
      </w:r>
      <w:r w:rsidR="003D5FBD">
        <w:rPr>
          <w:b/>
          <w:i/>
        </w:rPr>
        <w:t xml:space="preserve"> </w:t>
      </w:r>
      <w:r w:rsidR="009B5C37" w:rsidRPr="009B5C37">
        <w:t>(</w:t>
      </w:r>
      <w:r w:rsidR="009B5C37" w:rsidRPr="002150C9">
        <w:rPr>
          <w:i/>
        </w:rPr>
        <w:t>Not to be manually modified</w:t>
      </w:r>
      <w:r w:rsidR="009B5C37" w:rsidRPr="009B5C37">
        <w:t>)</w:t>
      </w:r>
    </w:p>
    <w:p w:rsidR="00FA7860" w:rsidRPr="003B422A" w:rsidRDefault="00FA7860" w:rsidP="00FA7860">
      <w:pPr>
        <w:pStyle w:val="ListParagraph"/>
        <w:ind w:left="2160"/>
        <w:rPr>
          <w:b/>
          <w:i/>
        </w:rPr>
      </w:pPr>
    </w:p>
    <w:p w:rsidR="009930B6" w:rsidRDefault="00012792" w:rsidP="009930B6">
      <w:pPr>
        <w:pStyle w:val="ListParagraph"/>
        <w:numPr>
          <w:ilvl w:val="1"/>
          <w:numId w:val="11"/>
        </w:numPr>
      </w:pPr>
      <w:r>
        <w:t>Defines</w:t>
      </w:r>
      <w:r w:rsidR="009930B6">
        <w:t xml:space="preserve"> display attributes</w:t>
      </w:r>
      <w:r w:rsidR="009B5C37">
        <w:t xml:space="preserve"> for the display maps. T</w:t>
      </w:r>
      <w:r w:rsidR="007E38CD">
        <w:t xml:space="preserve">he application provides </w:t>
      </w:r>
      <w:r w:rsidR="009930B6">
        <w:t xml:space="preserve">GUI </w:t>
      </w:r>
      <w:r w:rsidR="00B0166D">
        <w:t xml:space="preserve">for changing display </w:t>
      </w:r>
      <w:r w:rsidR="009B5C37">
        <w:t xml:space="preserve">attributes </w:t>
      </w:r>
      <w:r>
        <w:t xml:space="preserve">(see: </w:t>
      </w:r>
      <w:r w:rsidRPr="00B0166D">
        <w:rPr>
          <w:b/>
          <w:i/>
        </w:rPr>
        <w:t>Display Attributes</w:t>
      </w:r>
      <w:r>
        <w:t xml:space="preserve"> </w:t>
      </w:r>
      <w:r w:rsidR="009930B6">
        <w:t>for details</w:t>
      </w:r>
      <w:r>
        <w:t>)</w:t>
      </w:r>
      <w:r w:rsidR="009930B6">
        <w:t>.</w:t>
      </w:r>
    </w:p>
    <w:p w:rsidR="00FA7860" w:rsidRDefault="00FA7860" w:rsidP="00FA7860">
      <w:pPr>
        <w:pStyle w:val="ListParagraph"/>
        <w:ind w:left="2880"/>
      </w:pPr>
    </w:p>
    <w:p w:rsidR="009930B6" w:rsidRPr="00FA7860" w:rsidRDefault="009930B6" w:rsidP="009930B6">
      <w:pPr>
        <w:pStyle w:val="ListParagraph"/>
        <w:numPr>
          <w:ilvl w:val="0"/>
          <w:numId w:val="11"/>
        </w:numPr>
        <w:rPr>
          <w:b/>
          <w:i/>
        </w:rPr>
      </w:pPr>
      <w:r w:rsidRPr="003B422A">
        <w:rPr>
          <w:b/>
          <w:i/>
        </w:rPr>
        <w:t>Main_Settings.txt</w:t>
      </w:r>
      <w:r w:rsidR="003D5FBD">
        <w:rPr>
          <w:b/>
          <w:i/>
        </w:rPr>
        <w:t xml:space="preserve"> </w:t>
      </w:r>
      <w:r w:rsidR="009B5C37" w:rsidRPr="009B5C37">
        <w:t>(</w:t>
      </w:r>
      <w:r w:rsidR="009B5C37" w:rsidRPr="002150C9">
        <w:rPr>
          <w:i/>
        </w:rPr>
        <w:t>Not to be manually modified</w:t>
      </w:r>
      <w:r w:rsidR="009B5C37" w:rsidRPr="009B5C37">
        <w:t>)</w:t>
      </w:r>
    </w:p>
    <w:p w:rsidR="00FA7860" w:rsidRDefault="00FA7860" w:rsidP="00FA7860">
      <w:pPr>
        <w:pStyle w:val="ListParagraph"/>
        <w:ind w:left="2160"/>
        <w:rPr>
          <w:b/>
          <w:i/>
        </w:rPr>
      </w:pPr>
    </w:p>
    <w:p w:rsidR="00487619" w:rsidRPr="000062ED" w:rsidRDefault="000949D6" w:rsidP="000949D6">
      <w:pPr>
        <w:pStyle w:val="ListParagraph"/>
        <w:numPr>
          <w:ilvl w:val="2"/>
          <w:numId w:val="11"/>
        </w:numPr>
        <w:rPr>
          <w:b/>
          <w:i/>
        </w:rPr>
      </w:pPr>
      <w:r>
        <w:t xml:space="preserve">The system </w:t>
      </w:r>
      <w:r w:rsidR="000062ED" w:rsidRPr="008D699B">
        <w:rPr>
          <w:b/>
          <w:i/>
        </w:rPr>
        <w:t xml:space="preserve">display </w:t>
      </w:r>
      <w:r w:rsidRPr="008D699B">
        <w:rPr>
          <w:b/>
          <w:i/>
        </w:rPr>
        <w:t>origin point</w:t>
      </w:r>
      <w:r>
        <w:t xml:space="preserve"> (LAT/LNG of the default center of the display map. </w:t>
      </w:r>
      <w:r w:rsidR="007E38CD">
        <w:t>The parameter is defaulted</w:t>
      </w:r>
      <w:r w:rsidR="009B5C37">
        <w:t xml:space="preserve"> to the center of Bosnia and Herzegovina but can be modified using </w:t>
      </w:r>
      <w:r w:rsidR="000062ED">
        <w:t>application GUI</w:t>
      </w:r>
      <w:r w:rsidR="005C2B3C">
        <w:t xml:space="preserve"> to any other location</w:t>
      </w:r>
      <w:r w:rsidR="000062ED">
        <w:t xml:space="preserve">. </w:t>
      </w:r>
      <w:r w:rsidR="00012792">
        <w:t xml:space="preserve">(See: </w:t>
      </w:r>
      <w:r w:rsidR="00012792" w:rsidRPr="002150C9">
        <w:rPr>
          <w:b/>
          <w:i/>
        </w:rPr>
        <w:t>Display Attributes</w:t>
      </w:r>
      <w:r w:rsidR="00012792">
        <w:t xml:space="preserve"> for details).</w:t>
      </w:r>
    </w:p>
    <w:p w:rsidR="00012792" w:rsidRPr="00012792" w:rsidRDefault="000F2D9C" w:rsidP="00012792">
      <w:pPr>
        <w:pStyle w:val="ListParagraph"/>
        <w:numPr>
          <w:ilvl w:val="2"/>
          <w:numId w:val="11"/>
        </w:numPr>
        <w:rPr>
          <w:b/>
          <w:i/>
        </w:rPr>
      </w:pPr>
      <w:r>
        <w:t xml:space="preserve">Display </w:t>
      </w:r>
      <w:r w:rsidRPr="00012792">
        <w:rPr>
          <w:b/>
          <w:i/>
        </w:rPr>
        <w:t>b</w:t>
      </w:r>
      <w:r w:rsidR="000062ED" w:rsidRPr="00012792">
        <w:rPr>
          <w:b/>
          <w:i/>
        </w:rPr>
        <w:t xml:space="preserve">ackground </w:t>
      </w:r>
      <w:r w:rsidRPr="00012792">
        <w:rPr>
          <w:b/>
          <w:i/>
        </w:rPr>
        <w:t>color</w:t>
      </w:r>
      <w:r>
        <w:t xml:space="preserve">. The parameter </w:t>
      </w:r>
      <w:r w:rsidR="008C2CCA">
        <w:t xml:space="preserve">is </w:t>
      </w:r>
      <w:r w:rsidR="001F4871">
        <w:t>defaulted</w:t>
      </w:r>
      <w:r w:rsidR="00DF103B">
        <w:t xml:space="preserve"> to black </w:t>
      </w:r>
      <w:r>
        <w:t xml:space="preserve">but can be modified </w:t>
      </w:r>
      <w:r w:rsidR="00222B85">
        <w:t>using application GUI</w:t>
      </w:r>
      <w:r w:rsidR="00E64553">
        <w:t xml:space="preserve"> to a desired color</w:t>
      </w:r>
      <w:r w:rsidR="00012792">
        <w:t xml:space="preserve">. (See: </w:t>
      </w:r>
      <w:r w:rsidR="00012792" w:rsidRPr="001F4871">
        <w:rPr>
          <w:b/>
          <w:i/>
        </w:rPr>
        <w:t>Display Attributes</w:t>
      </w:r>
      <w:r w:rsidR="00012792">
        <w:t xml:space="preserve"> for details).</w:t>
      </w:r>
    </w:p>
    <w:p w:rsidR="00012792" w:rsidRPr="000062ED" w:rsidRDefault="00012792" w:rsidP="00012792">
      <w:pPr>
        <w:pStyle w:val="ListParagraph"/>
        <w:ind w:left="3600"/>
        <w:rPr>
          <w:b/>
          <w:i/>
        </w:rPr>
      </w:pPr>
    </w:p>
    <w:p w:rsidR="009930B6" w:rsidRPr="00012792" w:rsidRDefault="009930B6" w:rsidP="009930B6">
      <w:pPr>
        <w:pStyle w:val="ListParagraph"/>
        <w:numPr>
          <w:ilvl w:val="0"/>
          <w:numId w:val="11"/>
        </w:numPr>
        <w:rPr>
          <w:b/>
          <w:i/>
        </w:rPr>
      </w:pPr>
      <w:r w:rsidRPr="00012792">
        <w:rPr>
          <w:b/>
          <w:i/>
        </w:rPr>
        <w:t>Radars</w:t>
      </w:r>
      <w:r w:rsidR="003B422A" w:rsidRPr="00012792">
        <w:rPr>
          <w:b/>
          <w:i/>
        </w:rPr>
        <w:t>.txt</w:t>
      </w:r>
      <w:r w:rsidR="003D5FBD">
        <w:rPr>
          <w:b/>
          <w:i/>
        </w:rPr>
        <w:t xml:space="preserve"> </w:t>
      </w:r>
      <w:r w:rsidR="00904187" w:rsidRPr="00904187">
        <w:t>(</w:t>
      </w:r>
      <w:r w:rsidR="00904187" w:rsidRPr="002150C9">
        <w:rPr>
          <w:i/>
        </w:rPr>
        <w:t>To be manually modified</w:t>
      </w:r>
      <w:r w:rsidR="00904187" w:rsidRPr="00904187">
        <w:t>)</w:t>
      </w:r>
    </w:p>
    <w:p w:rsidR="00FA7860" w:rsidRDefault="00FA7860" w:rsidP="00FA7860">
      <w:pPr>
        <w:pStyle w:val="ListParagraph"/>
        <w:ind w:left="2160"/>
        <w:rPr>
          <w:b/>
          <w:i/>
        </w:rPr>
      </w:pPr>
    </w:p>
    <w:p w:rsidR="00FA7860" w:rsidRPr="00F92BE8" w:rsidRDefault="0012185D" w:rsidP="00FA7860">
      <w:pPr>
        <w:pStyle w:val="ListParagraph"/>
        <w:numPr>
          <w:ilvl w:val="1"/>
          <w:numId w:val="11"/>
        </w:numPr>
        <w:rPr>
          <w:b/>
          <w:i/>
        </w:rPr>
      </w:pPr>
      <w:r>
        <w:t>D</w:t>
      </w:r>
      <w:r w:rsidR="00FA7860">
        <w:t>efines radar positions (LAT/LNG). Please see the file for the proper syntax. If no file is provi</w:t>
      </w:r>
      <w:r w:rsidR="006118E6">
        <w:t>ded then by default Sarajevo APP</w:t>
      </w:r>
      <w:r w:rsidR="00FA7860">
        <w:t xml:space="preserve"> and Jahorina radars are defined. </w:t>
      </w:r>
      <w:r w:rsidR="00795FA0">
        <w:rPr>
          <w:b/>
          <w:i/>
        </w:rPr>
        <w:t>All radar data streams</w:t>
      </w:r>
      <w:r w:rsidR="00FA7860" w:rsidRPr="00F92BE8">
        <w:rPr>
          <w:b/>
          <w:i/>
        </w:rPr>
        <w:t xml:space="preserve"> to be processed have to be defined in this file.</w:t>
      </w:r>
    </w:p>
    <w:p w:rsidR="00FA7860" w:rsidRPr="00487619" w:rsidRDefault="00FA7860" w:rsidP="00FA7860">
      <w:pPr>
        <w:pStyle w:val="ListParagraph"/>
        <w:ind w:left="2880"/>
        <w:rPr>
          <w:b/>
          <w:i/>
        </w:rPr>
      </w:pPr>
    </w:p>
    <w:p w:rsidR="009930B6" w:rsidRDefault="009930B6" w:rsidP="009930B6">
      <w:pPr>
        <w:pStyle w:val="ListParagraph"/>
        <w:numPr>
          <w:ilvl w:val="0"/>
          <w:numId w:val="11"/>
        </w:numPr>
        <w:rPr>
          <w:b/>
          <w:i/>
        </w:rPr>
      </w:pPr>
      <w:r w:rsidRPr="00487619">
        <w:rPr>
          <w:b/>
          <w:i/>
        </w:rPr>
        <w:t>Sectors</w:t>
      </w:r>
      <w:r w:rsidR="003B422A" w:rsidRPr="00487619">
        <w:rPr>
          <w:b/>
          <w:i/>
        </w:rPr>
        <w:t>.txt</w:t>
      </w:r>
      <w:r w:rsidR="003D5FBD">
        <w:rPr>
          <w:b/>
          <w:i/>
        </w:rPr>
        <w:t xml:space="preserve"> </w:t>
      </w:r>
      <w:r w:rsidR="00904187" w:rsidRPr="00904187">
        <w:t>(</w:t>
      </w:r>
      <w:r w:rsidR="00904187" w:rsidRPr="0095177C">
        <w:rPr>
          <w:i/>
        </w:rPr>
        <w:t>To be manually modified</w:t>
      </w:r>
      <w:r w:rsidR="00904187" w:rsidRPr="00904187">
        <w:t>)</w:t>
      </w:r>
    </w:p>
    <w:p w:rsidR="0012185D" w:rsidRDefault="0012185D" w:rsidP="0012185D">
      <w:pPr>
        <w:pStyle w:val="ListParagraph"/>
        <w:ind w:left="2160"/>
        <w:rPr>
          <w:b/>
          <w:i/>
        </w:rPr>
      </w:pPr>
    </w:p>
    <w:p w:rsidR="00B33975" w:rsidRPr="002047E6" w:rsidRDefault="0012185D" w:rsidP="002047E6">
      <w:pPr>
        <w:pStyle w:val="ListParagraph"/>
        <w:numPr>
          <w:ilvl w:val="1"/>
          <w:numId w:val="11"/>
        </w:numPr>
        <w:rPr>
          <w:b/>
          <w:i/>
        </w:rPr>
      </w:pPr>
      <w:r>
        <w:t>Defines sector borders. See the file for the proper syntax and modify it as needed.</w:t>
      </w:r>
    </w:p>
    <w:p w:rsidR="002047E6" w:rsidRPr="002047E6" w:rsidRDefault="002047E6" w:rsidP="002047E6">
      <w:pPr>
        <w:pStyle w:val="ListParagraph"/>
        <w:ind w:left="2880"/>
        <w:rPr>
          <w:b/>
          <w:i/>
        </w:rPr>
      </w:pPr>
    </w:p>
    <w:p w:rsidR="00B33975" w:rsidRDefault="009930B6" w:rsidP="00B33975">
      <w:pPr>
        <w:pStyle w:val="ListParagraph"/>
        <w:numPr>
          <w:ilvl w:val="0"/>
          <w:numId w:val="11"/>
        </w:numPr>
        <w:rPr>
          <w:b/>
          <w:i/>
        </w:rPr>
      </w:pPr>
      <w:r w:rsidRPr="00B33975">
        <w:rPr>
          <w:b/>
          <w:i/>
        </w:rPr>
        <w:t>States</w:t>
      </w:r>
      <w:r w:rsidR="003B422A" w:rsidRPr="00B33975">
        <w:rPr>
          <w:b/>
          <w:i/>
        </w:rPr>
        <w:t>.txt</w:t>
      </w:r>
      <w:r w:rsidR="00813BBB" w:rsidRPr="00B33975">
        <w:rPr>
          <w:b/>
          <w:i/>
        </w:rPr>
        <w:t xml:space="preserve"> </w:t>
      </w:r>
      <w:r w:rsidR="00904187" w:rsidRPr="00904187">
        <w:t>(</w:t>
      </w:r>
      <w:r w:rsidR="00904187" w:rsidRPr="0095177C">
        <w:rPr>
          <w:i/>
        </w:rPr>
        <w:t>To be manually modified</w:t>
      </w:r>
      <w:r w:rsidR="00904187" w:rsidRPr="00904187">
        <w:t>)</w:t>
      </w:r>
    </w:p>
    <w:p w:rsidR="0012185D" w:rsidRDefault="00B33975" w:rsidP="00B33975">
      <w:pPr>
        <w:pStyle w:val="ListParagraph"/>
        <w:ind w:left="2160"/>
        <w:rPr>
          <w:b/>
          <w:i/>
        </w:rPr>
      </w:pPr>
      <w:r>
        <w:rPr>
          <w:b/>
          <w:i/>
        </w:rPr>
        <w:t xml:space="preserve"> </w:t>
      </w:r>
    </w:p>
    <w:p w:rsidR="0012185D" w:rsidRPr="0012185D" w:rsidRDefault="0012185D" w:rsidP="0012185D">
      <w:pPr>
        <w:pStyle w:val="ListParagraph"/>
        <w:numPr>
          <w:ilvl w:val="1"/>
          <w:numId w:val="11"/>
        </w:numPr>
        <w:rPr>
          <w:b/>
          <w:i/>
        </w:rPr>
      </w:pPr>
      <w:r>
        <w:t xml:space="preserve">Defines state borders. See the file for </w:t>
      </w:r>
      <w:r w:rsidR="00B14293">
        <w:t xml:space="preserve">the proper syntax and modify </w:t>
      </w:r>
      <w:r w:rsidR="00B65819">
        <w:t xml:space="preserve">as </w:t>
      </w:r>
      <w:r>
        <w:t xml:space="preserve">needed. </w:t>
      </w:r>
      <w:r w:rsidR="00EA7211">
        <w:t>Provided</w:t>
      </w:r>
      <w:r>
        <w:t xml:space="preserve"> data </w:t>
      </w:r>
      <w:r w:rsidR="00E64553">
        <w:t xml:space="preserve">was obtained </w:t>
      </w:r>
      <w:r>
        <w:t xml:space="preserve">from </w:t>
      </w:r>
      <w:hyperlink r:id="rId11" w:history="1">
        <w:r w:rsidRPr="00157615">
          <w:rPr>
            <w:rStyle w:val="Hyperlink"/>
          </w:rPr>
          <w:t>http://www.gadm.org/country</w:t>
        </w:r>
      </w:hyperlink>
      <w:r>
        <w:t>. Some manual modification is needed t</w:t>
      </w:r>
      <w:r w:rsidR="00E64553">
        <w:t>h</w:t>
      </w:r>
      <w:r>
        <w:t>ough.</w:t>
      </w:r>
    </w:p>
    <w:p w:rsidR="0012185D" w:rsidRPr="00487619" w:rsidRDefault="0012185D" w:rsidP="0012185D">
      <w:pPr>
        <w:pStyle w:val="ListParagraph"/>
        <w:ind w:left="2880"/>
        <w:rPr>
          <w:b/>
          <w:i/>
        </w:rPr>
      </w:pPr>
    </w:p>
    <w:p w:rsidR="009930B6" w:rsidRPr="00904187" w:rsidRDefault="00172245" w:rsidP="009930B6">
      <w:pPr>
        <w:pStyle w:val="ListParagraph"/>
        <w:numPr>
          <w:ilvl w:val="0"/>
          <w:numId w:val="11"/>
        </w:numPr>
        <w:rPr>
          <w:b/>
          <w:i/>
        </w:rPr>
      </w:pPr>
      <w:r>
        <w:rPr>
          <w:b/>
          <w:i/>
        </w:rPr>
        <w:t>W</w:t>
      </w:r>
      <w:r w:rsidR="009930B6" w:rsidRPr="00487619">
        <w:rPr>
          <w:b/>
          <w:i/>
        </w:rPr>
        <w:t>aypoints</w:t>
      </w:r>
      <w:r w:rsidR="003B422A" w:rsidRPr="00487619">
        <w:rPr>
          <w:b/>
          <w:i/>
        </w:rPr>
        <w:t>.txt</w:t>
      </w:r>
      <w:r w:rsidR="00813BBB">
        <w:rPr>
          <w:b/>
          <w:i/>
        </w:rPr>
        <w:t xml:space="preserve"> </w:t>
      </w:r>
      <w:r w:rsidR="00904187" w:rsidRPr="00904187">
        <w:t>(</w:t>
      </w:r>
      <w:r w:rsidR="00904187" w:rsidRPr="00F5594E">
        <w:rPr>
          <w:i/>
        </w:rPr>
        <w:t>To be manually modified</w:t>
      </w:r>
      <w:r w:rsidR="00904187" w:rsidRPr="00904187">
        <w:t>)</w:t>
      </w:r>
    </w:p>
    <w:p w:rsidR="00904187" w:rsidRDefault="00904187" w:rsidP="00963126">
      <w:pPr>
        <w:pStyle w:val="ListParagraph"/>
        <w:ind w:left="2160"/>
        <w:rPr>
          <w:b/>
          <w:i/>
        </w:rPr>
      </w:pPr>
    </w:p>
    <w:p w:rsidR="003D6E9D" w:rsidRPr="003D6E9D" w:rsidRDefault="00B83DE6" w:rsidP="00D611CC">
      <w:pPr>
        <w:pStyle w:val="ListParagraph"/>
        <w:numPr>
          <w:ilvl w:val="1"/>
          <w:numId w:val="11"/>
        </w:numPr>
        <w:rPr>
          <w:b/>
          <w:i/>
        </w:rPr>
      </w:pPr>
      <w:r>
        <w:t xml:space="preserve">Defines system </w:t>
      </w:r>
      <w:r w:rsidR="00F5594E">
        <w:t xml:space="preserve">waypoints. See the file for proper syntax and modify </w:t>
      </w:r>
      <w:r>
        <w:t xml:space="preserve">as needed. </w:t>
      </w:r>
    </w:p>
    <w:p w:rsidR="00452CBD" w:rsidRPr="00B33975" w:rsidRDefault="00B83DE6" w:rsidP="003D6E9D">
      <w:pPr>
        <w:pStyle w:val="ListParagraph"/>
        <w:numPr>
          <w:ilvl w:val="2"/>
          <w:numId w:val="11"/>
        </w:numPr>
        <w:rPr>
          <w:b/>
          <w:i/>
        </w:rPr>
      </w:pPr>
      <w:r w:rsidRPr="00567AE7">
        <w:rPr>
          <w:b/>
          <w:i/>
        </w:rPr>
        <w:t>NOTE:</w:t>
      </w:r>
      <w:r w:rsidRPr="00963126">
        <w:rPr>
          <w:i/>
        </w:rPr>
        <w:t xml:space="preserve"> The last parameter is needed but</w:t>
      </w:r>
      <w:r w:rsidR="00BD5EF0">
        <w:rPr>
          <w:i/>
        </w:rPr>
        <w:t xml:space="preserve"> is not used at this time</w:t>
      </w:r>
      <w:r w:rsidRPr="00963126">
        <w:rPr>
          <w:i/>
        </w:rPr>
        <w:t>. It is intended to flag the point as a COP (Coordination point) and is included for the future application growth.</w:t>
      </w:r>
    </w:p>
    <w:p w:rsidR="00B33975" w:rsidRPr="00B33975" w:rsidRDefault="00B33975" w:rsidP="00B33975">
      <w:pPr>
        <w:pStyle w:val="ListParagraph"/>
        <w:ind w:left="3600"/>
        <w:rPr>
          <w:b/>
          <w:i/>
        </w:rPr>
      </w:pPr>
    </w:p>
    <w:p w:rsidR="00B33975" w:rsidRPr="00A00655" w:rsidRDefault="00B33975" w:rsidP="00B33975">
      <w:pPr>
        <w:pStyle w:val="ListParagraph"/>
        <w:numPr>
          <w:ilvl w:val="0"/>
          <w:numId w:val="11"/>
        </w:numPr>
        <w:rPr>
          <w:b/>
          <w:i/>
        </w:rPr>
      </w:pPr>
      <w:r w:rsidRPr="00B33975">
        <w:rPr>
          <w:b/>
          <w:i/>
        </w:rPr>
        <w:t>LabelAttributes</w:t>
      </w:r>
      <w:r>
        <w:rPr>
          <w:b/>
          <w:i/>
        </w:rPr>
        <w:t>.txt</w:t>
      </w:r>
      <w:r w:rsidR="006A4B8E">
        <w:rPr>
          <w:b/>
          <w:i/>
        </w:rPr>
        <w:t xml:space="preserve"> </w:t>
      </w:r>
      <w:r w:rsidR="006A4B8E" w:rsidRPr="009B5C37">
        <w:t>(</w:t>
      </w:r>
      <w:r w:rsidR="006A4B8E" w:rsidRPr="002150C9">
        <w:rPr>
          <w:i/>
        </w:rPr>
        <w:t>Not to be manually modified</w:t>
      </w:r>
      <w:r w:rsidR="006A4B8E" w:rsidRPr="009B5C37">
        <w:t>)</w:t>
      </w:r>
    </w:p>
    <w:p w:rsidR="00A00655" w:rsidRDefault="00A00655" w:rsidP="00A00655">
      <w:pPr>
        <w:pStyle w:val="ListParagraph"/>
        <w:ind w:left="2160"/>
        <w:rPr>
          <w:b/>
          <w:i/>
        </w:rPr>
      </w:pPr>
    </w:p>
    <w:p w:rsidR="006D516C" w:rsidRDefault="00B33975" w:rsidP="00EA7211">
      <w:pPr>
        <w:pStyle w:val="ListParagraph"/>
        <w:numPr>
          <w:ilvl w:val="1"/>
          <w:numId w:val="11"/>
        </w:numPr>
        <w:rPr>
          <w:b/>
          <w:i/>
        </w:rPr>
      </w:pPr>
      <w:r>
        <w:t xml:space="preserve">Defines Track/Plot Label </w:t>
      </w:r>
      <w:r w:rsidR="006A4B8E">
        <w:t>display attributes</w:t>
      </w:r>
      <w:r>
        <w:t xml:space="preserve">. </w:t>
      </w:r>
      <w:r w:rsidR="006A4B8E">
        <w:t>U</w:t>
      </w:r>
      <w:r>
        <w:t>se provided GUI</w:t>
      </w:r>
      <w:r w:rsidR="006A4B8E">
        <w:t xml:space="preserve"> for modification</w:t>
      </w:r>
      <w:r>
        <w:t xml:space="preserve">. Please see </w:t>
      </w:r>
      <w:r w:rsidRPr="006A4B8E">
        <w:rPr>
          <w:b/>
          <w:i/>
        </w:rPr>
        <w:t>Label Attributes</w:t>
      </w:r>
      <w:r>
        <w:t>.</w:t>
      </w:r>
    </w:p>
    <w:p w:rsidR="00452CBD" w:rsidRDefault="00452CBD" w:rsidP="00D611CC">
      <w:pPr>
        <w:rPr>
          <w:b/>
          <w:i/>
        </w:rPr>
      </w:pPr>
      <w:r>
        <w:tab/>
      </w:r>
      <w:r w:rsidRPr="009930B6">
        <w:rPr>
          <w:b/>
          <w:i/>
        </w:rPr>
        <w:t>C:\ASTERIX\IMAGES</w:t>
      </w:r>
    </w:p>
    <w:p w:rsidR="007A519C" w:rsidRDefault="007A519C" w:rsidP="007A519C">
      <w:pPr>
        <w:pStyle w:val="ListParagraph"/>
        <w:numPr>
          <w:ilvl w:val="0"/>
          <w:numId w:val="12"/>
        </w:numPr>
        <w:rPr>
          <w:b/>
          <w:i/>
        </w:rPr>
      </w:pPr>
      <w:r>
        <w:rPr>
          <w:b/>
          <w:i/>
        </w:rPr>
        <w:t>r</w:t>
      </w:r>
      <w:r w:rsidRPr="007A519C">
        <w:rPr>
          <w:b/>
          <w:i/>
        </w:rPr>
        <w:t>adar</w:t>
      </w:r>
      <w:r>
        <w:rPr>
          <w:b/>
          <w:i/>
        </w:rPr>
        <w:t xml:space="preserve">.jpg </w:t>
      </w:r>
      <w:r>
        <w:t>(jpg image to</w:t>
      </w:r>
      <w:r w:rsidR="005C530D">
        <w:t xml:space="preserve"> be used for radar presentation </w:t>
      </w:r>
      <w:r>
        <w:t xml:space="preserve">on the </w:t>
      </w:r>
      <w:r w:rsidR="00154B86">
        <w:t>local display</w:t>
      </w:r>
      <w:r>
        <w:t>)</w:t>
      </w:r>
    </w:p>
    <w:p w:rsidR="005C530D" w:rsidRPr="000A5FA4" w:rsidRDefault="007A519C" w:rsidP="00AC5A7F">
      <w:pPr>
        <w:pStyle w:val="ListParagraph"/>
        <w:numPr>
          <w:ilvl w:val="0"/>
          <w:numId w:val="12"/>
        </w:numPr>
        <w:rPr>
          <w:b/>
          <w:i/>
        </w:rPr>
      </w:pPr>
      <w:r w:rsidRPr="007A519C">
        <w:rPr>
          <w:b/>
          <w:i/>
        </w:rPr>
        <w:t>waypoint</w:t>
      </w:r>
      <w:r>
        <w:rPr>
          <w:b/>
          <w:i/>
        </w:rPr>
        <w:t xml:space="preserve">.jpg </w:t>
      </w:r>
      <w:r>
        <w:t xml:space="preserve">(jpg image to be used for waypoint presentation on the </w:t>
      </w:r>
      <w:r w:rsidR="008939F1">
        <w:t xml:space="preserve">local </w:t>
      </w:r>
      <w:r>
        <w:t>display)</w:t>
      </w:r>
    </w:p>
    <w:p w:rsidR="000A5FA4" w:rsidRDefault="000A5FA4" w:rsidP="000A5FA4">
      <w:pPr>
        <w:ind w:firstLine="720"/>
        <w:rPr>
          <w:b/>
          <w:i/>
        </w:rPr>
      </w:pPr>
      <w:r>
        <w:rPr>
          <w:b/>
          <w:i/>
        </w:rPr>
        <w:t>C:\ASTERIX\GE</w:t>
      </w:r>
    </w:p>
    <w:p w:rsidR="000A5FA4" w:rsidRPr="000A5FA4" w:rsidRDefault="000A5FA4" w:rsidP="000A5FA4">
      <w:pPr>
        <w:pStyle w:val="ListParagraph"/>
        <w:numPr>
          <w:ilvl w:val="0"/>
          <w:numId w:val="17"/>
        </w:numPr>
        <w:rPr>
          <w:b/>
          <w:i/>
        </w:rPr>
      </w:pPr>
      <w:r>
        <w:rPr>
          <w:b/>
          <w:i/>
        </w:rPr>
        <w:t xml:space="preserve">ac_image.png </w:t>
      </w:r>
      <w:r>
        <w:rPr>
          <w:i/>
        </w:rPr>
        <w:t>(an image that Google Earth uses for Track/Plot display when displaying in real time.</w:t>
      </w:r>
    </w:p>
    <w:p w:rsidR="000A5FA4" w:rsidRPr="00BA7526" w:rsidRDefault="000A5FA4" w:rsidP="000A5FA4">
      <w:pPr>
        <w:pStyle w:val="ListParagraph"/>
        <w:numPr>
          <w:ilvl w:val="0"/>
          <w:numId w:val="17"/>
        </w:numPr>
        <w:rPr>
          <w:b/>
          <w:i/>
        </w:rPr>
      </w:pPr>
      <w:r>
        <w:rPr>
          <w:b/>
          <w:i/>
        </w:rPr>
        <w:t xml:space="preserve">ASTX_TO_KML </w:t>
      </w:r>
      <w:r>
        <w:rPr>
          <w:i/>
        </w:rPr>
        <w:t>(</w:t>
      </w:r>
      <w:r w:rsidR="002E6613">
        <w:rPr>
          <w:i/>
        </w:rPr>
        <w:t>auto generated file that is used by Google Earth to display data in real time).</w:t>
      </w:r>
    </w:p>
    <w:p w:rsidR="00BA7526" w:rsidRPr="00BA7526" w:rsidRDefault="00BA7526" w:rsidP="00BA7526">
      <w:pPr>
        <w:ind w:firstLine="720"/>
        <w:rPr>
          <w:b/>
          <w:i/>
        </w:rPr>
      </w:pPr>
      <w:r>
        <w:rPr>
          <w:b/>
          <w:i/>
        </w:rPr>
        <w:t>C:\ASTERIX\</w:t>
      </w:r>
    </w:p>
    <w:p w:rsidR="00BA7526" w:rsidRPr="00E754D9" w:rsidRDefault="00BA7526" w:rsidP="00BA7526">
      <w:pPr>
        <w:pStyle w:val="ListParagraph"/>
        <w:numPr>
          <w:ilvl w:val="0"/>
          <w:numId w:val="21"/>
        </w:numPr>
        <w:ind w:firstLine="90"/>
        <w:rPr>
          <w:b/>
          <w:i/>
        </w:rPr>
      </w:pPr>
      <w:r>
        <w:rPr>
          <w:b/>
          <w:i/>
        </w:rPr>
        <w:t>Asterix_Export.txt</w:t>
      </w:r>
      <w:r w:rsidR="00E754D9">
        <w:rPr>
          <w:b/>
          <w:i/>
        </w:rPr>
        <w:t xml:space="preserve"> </w:t>
      </w:r>
      <w:r w:rsidR="00E754D9">
        <w:rPr>
          <w:i/>
        </w:rPr>
        <w:t>(auto generated by the Google Export functionality)</w:t>
      </w:r>
    </w:p>
    <w:p w:rsidR="00C03DE3" w:rsidRDefault="00C03DE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4" w:name="_Toc334523344"/>
      <w:bookmarkStart w:id="5" w:name="_Toc340219130"/>
      <w:r>
        <w:br w:type="page"/>
      </w:r>
    </w:p>
    <w:p w:rsidR="006F67E6" w:rsidRDefault="00E65400" w:rsidP="000E0490">
      <w:pPr>
        <w:pStyle w:val="Heading1"/>
        <w:jc w:val="center"/>
      </w:pPr>
      <w:r w:rsidRPr="00E65400">
        <w:lastRenderedPageBreak/>
        <w:t>Main Windows and Functionality</w:t>
      </w:r>
      <w:bookmarkEnd w:id="4"/>
      <w:bookmarkEnd w:id="5"/>
    </w:p>
    <w:p w:rsidR="007D2B26" w:rsidRPr="007D2B26" w:rsidRDefault="007D2B26" w:rsidP="007D2B26"/>
    <w:p w:rsidR="005E338A" w:rsidRDefault="007D2B26" w:rsidP="006D516C">
      <w:pPr>
        <w:ind w:left="720"/>
      </w:pPr>
      <w:r>
        <w:t xml:space="preserve">Once started </w:t>
      </w:r>
      <w:r w:rsidR="00E65400">
        <w:t xml:space="preserve">the </w:t>
      </w:r>
      <w:r w:rsidR="00E65400" w:rsidRPr="002C3D9E">
        <w:rPr>
          <w:b/>
          <w:i/>
        </w:rPr>
        <w:t>Main Screen</w:t>
      </w:r>
      <w:r w:rsidR="00E65400">
        <w:t xml:space="preserve"> opens</w:t>
      </w:r>
      <w:r w:rsidR="005E338A">
        <w:t xml:space="preserve"> </w:t>
      </w:r>
      <w:r w:rsidR="002C3D9E">
        <w:t xml:space="preserve">up </w:t>
      </w:r>
      <w:r w:rsidR="006D516C">
        <w:t>and initially</w:t>
      </w:r>
      <w:r w:rsidR="00B25D16">
        <w:t xml:space="preserve"> </w:t>
      </w:r>
      <w:r w:rsidR="005E338A">
        <w:t xml:space="preserve">there are no </w:t>
      </w:r>
      <w:r>
        <w:t>plots/tracks</w:t>
      </w:r>
      <w:r w:rsidR="002E6613">
        <w:t xml:space="preserve"> displayed. </w:t>
      </w:r>
      <w:r w:rsidR="006D516C">
        <w:t>ASTERIX</w:t>
      </w:r>
      <w:r w:rsidR="00B25D16">
        <w:t xml:space="preserve"> data </w:t>
      </w:r>
      <w:r>
        <w:t>has</w:t>
      </w:r>
      <w:r w:rsidR="002E6613">
        <w:t xml:space="preserve"> to be </w:t>
      </w:r>
      <w:r w:rsidR="00B25D16">
        <w:t xml:space="preserve">either </w:t>
      </w:r>
      <w:r w:rsidR="002E6613">
        <w:t xml:space="preserve">imported from a </w:t>
      </w:r>
      <w:r w:rsidR="00D32C6D">
        <w:t>“</w:t>
      </w:r>
      <w:r w:rsidR="002E6613">
        <w:t>raw</w:t>
      </w:r>
      <w:r w:rsidR="00D32C6D">
        <w:t>”</w:t>
      </w:r>
      <w:r w:rsidR="002E6613">
        <w:t xml:space="preserve"> ASTERIX recording or </w:t>
      </w:r>
      <w:r w:rsidR="005B2904">
        <w:t>acquired</w:t>
      </w:r>
      <w:r w:rsidR="00D32C6D">
        <w:t xml:space="preserve"> from LAN (live or replayed).</w:t>
      </w:r>
    </w:p>
    <w:p w:rsidR="002E6613" w:rsidRDefault="007D2B26" w:rsidP="00E65400">
      <w:r>
        <w:tab/>
        <w:t xml:space="preserve">To open up a recording </w:t>
      </w:r>
      <w:r w:rsidR="002E6613">
        <w:t xml:space="preserve">go to </w:t>
      </w:r>
      <w:r w:rsidR="002E6613" w:rsidRPr="007D2B26">
        <w:rPr>
          <w:b/>
          <w:i/>
        </w:rPr>
        <w:t>File -&gt; Open Asterix Recording</w:t>
      </w:r>
      <w:r w:rsidR="002E6613">
        <w:t xml:space="preserve"> and browse to the file.</w:t>
      </w:r>
    </w:p>
    <w:p w:rsidR="00352653" w:rsidRDefault="002E6613" w:rsidP="00D76AD4">
      <w:pPr>
        <w:pStyle w:val="ListParagraph"/>
      </w:pPr>
      <w:r>
        <w:t xml:space="preserve">To </w:t>
      </w:r>
      <w:r w:rsidR="00912F9E">
        <w:t xml:space="preserve">acquire </w:t>
      </w:r>
      <w:r>
        <w:t>live</w:t>
      </w:r>
      <w:r w:rsidR="00D32C6D">
        <w:t>/replayed</w:t>
      </w:r>
      <w:r>
        <w:t xml:space="preserve"> data the </w:t>
      </w:r>
      <w:r w:rsidR="00352653">
        <w:t xml:space="preserve">PC where ASTERIX </w:t>
      </w:r>
      <w:r w:rsidR="00912F9E">
        <w:t>DARR</w:t>
      </w:r>
      <w:r w:rsidR="00352653">
        <w:t xml:space="preserve"> is running has to be on the same network as the hardware which is providing the data</w:t>
      </w:r>
      <w:r w:rsidR="00E71396">
        <w:t xml:space="preserve"> </w:t>
      </w:r>
      <w:r w:rsidR="00352653">
        <w:t xml:space="preserve">so that application gets the ASTERIX data via </w:t>
      </w:r>
      <w:r w:rsidR="002C3D9E">
        <w:t xml:space="preserve">known </w:t>
      </w:r>
      <w:r w:rsidR="00352653">
        <w:t>multicast IP and PORT number.</w:t>
      </w:r>
    </w:p>
    <w:p w:rsidR="00D32C6D" w:rsidRDefault="00D32C6D" w:rsidP="00D76AD4">
      <w:pPr>
        <w:pStyle w:val="ListParagraph"/>
      </w:pPr>
    </w:p>
    <w:p w:rsidR="00D32C6D" w:rsidRDefault="00D32C6D" w:rsidP="00D76AD4">
      <w:pPr>
        <w:pStyle w:val="ListParagraph"/>
      </w:pPr>
      <w:r w:rsidRPr="00F84354">
        <w:rPr>
          <w:b/>
        </w:rPr>
        <w:t>NOTE:</w:t>
      </w:r>
      <w:r>
        <w:t xml:space="preserve"> For demo</w:t>
      </w:r>
      <w:r w:rsidR="00F84354">
        <w:t xml:space="preserve">nstration/testing purposes </w:t>
      </w:r>
      <w:r w:rsidR="00E64553">
        <w:t xml:space="preserve">two sets of data samples are </w:t>
      </w:r>
      <w:r>
        <w:t>provide</w:t>
      </w:r>
      <w:r w:rsidR="00E64553">
        <w:t>d</w:t>
      </w:r>
      <w:r>
        <w:t xml:space="preserve"> </w:t>
      </w:r>
      <w:r w:rsidR="00F84354">
        <w:t xml:space="preserve">located in the VS2010 solution in DATA SAMPLE directory. Those can be used to either open up sample data in “raw” or </w:t>
      </w:r>
      <w:r w:rsidR="00E64553">
        <w:t>“</w:t>
      </w:r>
      <w:r w:rsidR="00F84354">
        <w:t>replay</w:t>
      </w:r>
      <w:r w:rsidR="00E64553">
        <w:t>”</w:t>
      </w:r>
      <w:r w:rsidR="00F84354">
        <w:t xml:space="preserve"> using the replay functionality.</w:t>
      </w:r>
    </w:p>
    <w:p w:rsidR="00352653" w:rsidRDefault="000C291B" w:rsidP="000E0490">
      <w:pPr>
        <w:pStyle w:val="Heading1"/>
        <w:jc w:val="center"/>
      </w:pPr>
      <w:bookmarkStart w:id="6" w:name="_Toc334523345"/>
      <w:bookmarkStart w:id="7" w:name="_Toc340219131"/>
      <w:r w:rsidRPr="000C291B">
        <w:t>Setting up a connection</w:t>
      </w:r>
      <w:bookmarkEnd w:id="6"/>
      <w:bookmarkEnd w:id="7"/>
    </w:p>
    <w:p w:rsidR="00D021E6" w:rsidRPr="00D021E6" w:rsidRDefault="00D021E6" w:rsidP="00D021E6"/>
    <w:p w:rsidR="005E338A" w:rsidRDefault="00386980" w:rsidP="004B491D">
      <w:pPr>
        <w:pStyle w:val="Heading3"/>
        <w:jc w:val="center"/>
      </w:pPr>
      <w:r>
        <w:rPr>
          <w:rStyle w:val="SubtleEmphasis"/>
        </w:rPr>
        <w:fldChar w:fldCharType="begin"/>
      </w:r>
      <w:r w:rsidR="0035323E">
        <w:rPr>
          <w:rStyle w:val="SubtleEmphasis"/>
        </w:rPr>
        <w:instrText xml:space="preserve"> TOC \h \z \c "Figure" </w:instrText>
      </w:r>
      <w:r>
        <w:rPr>
          <w:rStyle w:val="SubtleEmphasis"/>
        </w:rPr>
        <w:fldChar w:fldCharType="end"/>
      </w:r>
      <w:bookmarkStart w:id="8" w:name="_Toc340219132"/>
      <w:r w:rsidR="00F920F8">
        <w:rPr>
          <w:i/>
          <w:iCs/>
          <w:noProof/>
          <w:color w:val="808080" w:themeColor="text1" w:themeTint="7F"/>
        </w:rPr>
        <w:drawing>
          <wp:inline distT="0" distB="0" distL="0" distR="0">
            <wp:extent cx="2855595" cy="3855720"/>
            <wp:effectExtent l="19050" t="0" r="1905" b="0"/>
            <wp:docPr id="3" name="Picture 1" descr="C:\Users\bhdca\Desktop\Fig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dca\Desktop\Figure 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352653" w:rsidRDefault="00352653" w:rsidP="004B491D">
      <w:pPr>
        <w:pStyle w:val="Heading3"/>
        <w:jc w:val="center"/>
      </w:pPr>
      <w:bookmarkStart w:id="9" w:name="_Toc334523346"/>
      <w:bookmarkStart w:id="10" w:name="_Toc336514066"/>
      <w:bookmarkStart w:id="11" w:name="_Toc340219133"/>
      <w:r>
        <w:t>Figure 1: Connection Screen</w:t>
      </w:r>
      <w:bookmarkEnd w:id="9"/>
      <w:bookmarkEnd w:id="10"/>
      <w:bookmarkEnd w:id="11"/>
    </w:p>
    <w:p w:rsidR="000C291B" w:rsidRDefault="000C291B" w:rsidP="00272081"/>
    <w:p w:rsidR="00086A08" w:rsidRDefault="00086A08" w:rsidP="00086A08">
      <w:pPr>
        <w:ind w:firstLine="720"/>
      </w:pPr>
      <w:r>
        <w:lastRenderedPageBreak/>
        <w:t xml:space="preserve">To start, from the Main Screen (Figure 2) open up </w:t>
      </w:r>
      <w:r w:rsidRPr="00280EC5">
        <w:rPr>
          <w:b/>
          <w:i/>
        </w:rPr>
        <w:t>Settings -&gt; Connection Settings</w:t>
      </w:r>
      <w:r>
        <w:rPr>
          <w:b/>
          <w:i/>
        </w:rPr>
        <w:t xml:space="preserve"> or directly from the Main Screen under Connection </w:t>
      </w:r>
      <w:r>
        <w:t xml:space="preserve">(Figure 1), and enter required data. It is possible to enter several connections and save them in a file. Later on, </w:t>
      </w:r>
      <w:r w:rsidR="00E64553">
        <w:t xml:space="preserve">one </w:t>
      </w:r>
      <w:r>
        <w:t>can open up the file and activate one of the saved connections. Upon opening the form the software will check for the available network interfaces and pre-fill the “Local Interface Addr” combo box with IP addresses. It is also possible to enter one manually.</w:t>
      </w:r>
    </w:p>
    <w:p w:rsidR="00912F9E" w:rsidRPr="00912F9E" w:rsidRDefault="00912F9E" w:rsidP="00086A08">
      <w:pPr>
        <w:ind w:firstLine="720"/>
        <w:rPr>
          <w:b/>
          <w:i/>
        </w:rPr>
      </w:pPr>
      <w:r w:rsidRPr="00912F9E">
        <w:rPr>
          <w:b/>
          <w:i/>
        </w:rPr>
        <w:t xml:space="preserve">Tip: </w:t>
      </w:r>
      <w:r w:rsidRPr="00912F9E">
        <w:rPr>
          <w:i/>
        </w:rPr>
        <w:t>In the case that data is replayed using build in Replay functionality the</w:t>
      </w:r>
      <w:r>
        <w:rPr>
          <w:i/>
        </w:rPr>
        <w:t>n the fastest way is to also set up the connection from the Replay GUI.</w:t>
      </w:r>
      <w:r w:rsidR="009A15DD">
        <w:rPr>
          <w:i/>
        </w:rPr>
        <w:t xml:space="preserve"> (See Replay ASTERIX for </w:t>
      </w:r>
      <w:r w:rsidR="007F460F">
        <w:rPr>
          <w:i/>
        </w:rPr>
        <w:t>details</w:t>
      </w:r>
      <w:r w:rsidR="009A15DD">
        <w:rPr>
          <w:i/>
        </w:rPr>
        <w:t>).</w:t>
      </w:r>
    </w:p>
    <w:p w:rsidR="007F460F" w:rsidRDefault="007F460F">
      <w:r>
        <w:br w:type="page"/>
      </w:r>
    </w:p>
    <w:p w:rsidR="00086A08" w:rsidRDefault="00086A08" w:rsidP="00272081"/>
    <w:p w:rsidR="00D8482D" w:rsidRDefault="0012005C" w:rsidP="00D8482D">
      <w:pPr>
        <w:pStyle w:val="Heading1"/>
        <w:jc w:val="center"/>
      </w:pPr>
      <w:bookmarkStart w:id="12" w:name="_Toc334523347"/>
      <w:bookmarkStart w:id="13" w:name="_Toc340219134"/>
      <w:r w:rsidRPr="0012005C">
        <w:t xml:space="preserve">Start </w:t>
      </w:r>
      <w:r w:rsidR="00726791">
        <w:t xml:space="preserve">processing </w:t>
      </w:r>
      <w:r w:rsidRPr="0012005C">
        <w:t>data</w:t>
      </w:r>
      <w:bookmarkEnd w:id="12"/>
      <w:bookmarkEnd w:id="13"/>
    </w:p>
    <w:p w:rsidR="00D8482D" w:rsidRPr="00D8482D" w:rsidRDefault="00D8482D" w:rsidP="00D8482D"/>
    <w:p w:rsidR="00770A9A" w:rsidRDefault="00280EC5" w:rsidP="002143D0">
      <w:pPr>
        <w:pStyle w:val="ListParagraph"/>
        <w:ind w:left="0" w:firstLine="720"/>
      </w:pPr>
      <w:r>
        <w:t xml:space="preserve">Once a connection is activated to start </w:t>
      </w:r>
      <w:r w:rsidR="001D1DAD">
        <w:t>processing</w:t>
      </w:r>
      <w:r>
        <w:t xml:space="preserve"> the data</w:t>
      </w:r>
      <w:r w:rsidR="000C1567">
        <w:t>,</w:t>
      </w:r>
      <w:r>
        <w:t xml:space="preserve"> it is necessary to </w:t>
      </w:r>
      <w:r w:rsidR="002C3D9E">
        <w:t>enable</w:t>
      </w:r>
      <w:r>
        <w:t xml:space="preserve"> </w:t>
      </w:r>
      <w:r w:rsidR="002C3D9E">
        <w:t xml:space="preserve">it </w:t>
      </w:r>
      <w:r>
        <w:t>from</w:t>
      </w:r>
      <w:r w:rsidR="002C3D9E">
        <w:t xml:space="preserve"> the Main Screen using t</w:t>
      </w:r>
      <w:r w:rsidR="002715E1">
        <w:t>he upper right</w:t>
      </w:r>
      <w:r w:rsidR="001D1DAD">
        <w:t xml:space="preserve"> b</w:t>
      </w:r>
      <w:r>
        <w:t>utton</w:t>
      </w:r>
      <w:r w:rsidR="001D1DAD">
        <w:t xml:space="preserve"> </w:t>
      </w:r>
      <w:r w:rsidR="002C3D9E">
        <w:t>(</w:t>
      </w:r>
      <w:r w:rsidRPr="00280EC5">
        <w:rPr>
          <w:b/>
          <w:i/>
        </w:rPr>
        <w:t>Stopped/Running</w:t>
      </w:r>
      <w:r>
        <w:t xml:space="preserve">). Once the </w:t>
      </w:r>
      <w:r w:rsidR="00CB65B7">
        <w:t>processing</w:t>
      </w:r>
      <w:r>
        <w:t xml:space="preserve"> is activated the screen will start to populate as shown in Figure 2</w:t>
      </w:r>
      <w:r w:rsidR="000331D7">
        <w:t xml:space="preserve"> &amp; 3</w:t>
      </w:r>
      <w:r>
        <w:t>.</w:t>
      </w:r>
      <w:r w:rsidR="00DC3C58">
        <w:t xml:space="preserve"> </w:t>
      </w:r>
    </w:p>
    <w:p w:rsidR="00770A9A" w:rsidRDefault="00770A9A" w:rsidP="00770A9A">
      <w:pPr>
        <w:pStyle w:val="ListParagraph"/>
        <w:ind w:left="0"/>
      </w:pPr>
    </w:p>
    <w:p w:rsidR="00770A9A" w:rsidRDefault="0009523B" w:rsidP="004B491D">
      <w:pPr>
        <w:pStyle w:val="Heading3"/>
        <w:jc w:val="center"/>
      </w:pPr>
      <w:r>
        <w:rPr>
          <w:noProof/>
        </w:rPr>
        <w:drawing>
          <wp:inline distT="0" distB="0" distL="0" distR="0">
            <wp:extent cx="6847577" cy="4546120"/>
            <wp:effectExtent l="19050" t="0" r="0" b="0"/>
            <wp:docPr id="4" name="Picture 2" descr="C:\Users\bhdca\Desktop\Figur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dca\Desktop\Figure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619" cy="454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00" w:rsidRDefault="00352653" w:rsidP="004B491D">
      <w:pPr>
        <w:pStyle w:val="Heading3"/>
        <w:jc w:val="center"/>
      </w:pPr>
      <w:bookmarkStart w:id="14" w:name="_Toc336514067"/>
      <w:bookmarkStart w:id="15" w:name="_Toc340219135"/>
      <w:r>
        <w:t xml:space="preserve">Figure 2: Main </w:t>
      </w:r>
      <w:r w:rsidR="00EF5DA7">
        <w:t xml:space="preserve">Display </w:t>
      </w:r>
      <w:r>
        <w:t>Window</w:t>
      </w:r>
      <w:bookmarkEnd w:id="14"/>
      <w:bookmarkEnd w:id="15"/>
    </w:p>
    <w:p w:rsidR="006852A7" w:rsidRDefault="006852A7">
      <w:r>
        <w:br w:type="page"/>
      </w:r>
    </w:p>
    <w:p w:rsidR="00EF5DA7" w:rsidRDefault="00EF5DA7" w:rsidP="002715E1">
      <w:pPr>
        <w:jc w:val="center"/>
      </w:pPr>
    </w:p>
    <w:p w:rsidR="007C7D07" w:rsidRPr="007C7D07" w:rsidRDefault="007C7D07" w:rsidP="007C7D07">
      <w:pPr>
        <w:rPr>
          <w:b/>
        </w:rPr>
      </w:pPr>
      <w:r w:rsidRPr="007C7D07">
        <w:rPr>
          <w:b/>
        </w:rPr>
        <w:t>FROZEN DISPLAY:</w:t>
      </w:r>
    </w:p>
    <w:p w:rsidR="00DC3C58" w:rsidRDefault="00DC3C58" w:rsidP="00887606">
      <w:pPr>
        <w:ind w:firstLine="720"/>
      </w:pPr>
      <w:r>
        <w:t>If no valid ASTERIX data is received for 2 seconds while a connection is activated “Running” and Plot/Track display is enabled then “</w:t>
      </w:r>
      <w:r w:rsidRPr="006D516C">
        <w:rPr>
          <w:color w:val="FF0000"/>
          <w:highlight w:val="black"/>
        </w:rPr>
        <w:t>FROZEN</w:t>
      </w:r>
      <w:r w:rsidR="00E64553" w:rsidRPr="006D516C">
        <w:rPr>
          <w:color w:val="FF0000"/>
          <w:highlight w:val="black"/>
        </w:rPr>
        <w:t xml:space="preserve"> </w:t>
      </w:r>
      <w:r w:rsidR="00EA7126" w:rsidRPr="006D516C">
        <w:rPr>
          <w:color w:val="FF0000"/>
          <w:highlight w:val="black"/>
        </w:rPr>
        <w:t>DISPLAY</w:t>
      </w:r>
      <w:r w:rsidR="008D366F">
        <w:t xml:space="preserve">” message </w:t>
      </w:r>
      <w:r>
        <w:t>is displayed on the screen. This is to warn the user</w:t>
      </w:r>
      <w:r w:rsidR="008D366F">
        <w:t xml:space="preserve"> that </w:t>
      </w:r>
      <w:r w:rsidR="00F55588">
        <w:t xml:space="preserve">display is </w:t>
      </w:r>
      <w:r w:rsidR="008D366F">
        <w:t xml:space="preserve">not </w:t>
      </w:r>
      <w:r>
        <w:t>being updated.</w:t>
      </w:r>
    </w:p>
    <w:p w:rsidR="00F55588" w:rsidRDefault="00F55588" w:rsidP="00DC3C58"/>
    <w:p w:rsidR="0099247A" w:rsidRDefault="00887606" w:rsidP="000714B9">
      <w:pPr>
        <w:jc w:val="center"/>
      </w:pPr>
      <w:r>
        <w:rPr>
          <w:noProof/>
        </w:rPr>
        <w:drawing>
          <wp:inline distT="0" distB="0" distL="0" distR="0">
            <wp:extent cx="3992233" cy="2587337"/>
            <wp:effectExtent l="19050" t="0" r="8267" b="0"/>
            <wp:docPr id="10" name="Picture 4" descr="C:\Users\bhdca\Desktop\Temp\Figur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dca\Desktop\Temp\Figure 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226" cy="259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88" w:rsidRDefault="00F55588" w:rsidP="00F55588">
      <w:pPr>
        <w:pStyle w:val="Heading3"/>
        <w:jc w:val="center"/>
      </w:pPr>
      <w:bookmarkStart w:id="16" w:name="_Toc340219136"/>
      <w:r>
        <w:t>Figure 3: Main Display Window (DISPLAY FROZEN)</w:t>
      </w:r>
      <w:bookmarkEnd w:id="16"/>
    </w:p>
    <w:p w:rsidR="00F55588" w:rsidRPr="00F55588" w:rsidRDefault="00F55588" w:rsidP="00F55588"/>
    <w:p w:rsidR="00EF5DA7" w:rsidRDefault="00F767D7" w:rsidP="004B491D">
      <w:pPr>
        <w:pStyle w:val="Heading3"/>
        <w:jc w:val="center"/>
      </w:pPr>
      <w:r>
        <w:rPr>
          <w:noProof/>
        </w:rPr>
        <w:lastRenderedPageBreak/>
        <w:drawing>
          <wp:inline distT="0" distB="0" distL="0" distR="0">
            <wp:extent cx="6847577" cy="4477109"/>
            <wp:effectExtent l="19050" t="0" r="0" b="0"/>
            <wp:docPr id="13" name="Picture 5" descr="C:\Users\bhdca\Desktop\Figur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dca\Desktop\Figure 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447" cy="447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DA7" w:rsidRDefault="007626A6" w:rsidP="004B491D">
      <w:pPr>
        <w:pStyle w:val="Heading3"/>
        <w:jc w:val="center"/>
      </w:pPr>
      <w:bookmarkStart w:id="17" w:name="_Toc336514068"/>
      <w:bookmarkStart w:id="18" w:name="_Toc340219137"/>
      <w:r>
        <w:t>Figure 4</w:t>
      </w:r>
      <w:r w:rsidR="00EF5DA7">
        <w:t>: Main Capture Window</w:t>
      </w:r>
      <w:bookmarkEnd w:id="17"/>
      <w:bookmarkEnd w:id="18"/>
    </w:p>
    <w:p w:rsidR="004B491D" w:rsidRPr="004B491D" w:rsidRDefault="004B491D" w:rsidP="004B491D"/>
    <w:p w:rsidR="00A6064C" w:rsidRDefault="00EA7126" w:rsidP="009B20F1">
      <w:pPr>
        <w:ind w:firstLine="720"/>
      </w:pPr>
      <w:r>
        <w:t>Once some data is buffered, it can be analyzed either</w:t>
      </w:r>
      <w:r w:rsidR="000C1567">
        <w:t xml:space="preserve"> </w:t>
      </w:r>
      <w:r w:rsidR="00A6064C">
        <w:t>by looking at the Main Screen</w:t>
      </w:r>
      <w:r w:rsidR="000F6EDC">
        <w:t xml:space="preserve"> under the Asterix Messages tab</w:t>
      </w:r>
      <w:r w:rsidR="00A6064C">
        <w:t xml:space="preserve"> </w:t>
      </w:r>
      <w:r w:rsidR="00B55A99">
        <w:t xml:space="preserve">or by one of the </w:t>
      </w:r>
      <w:r w:rsidR="000F6EDC">
        <w:t>below described options. Note that live update of the Asterix Messages tab can be enabled or disabled. In the case the application is used only for displaying</w:t>
      </w:r>
      <w:r>
        <w:t>,</w:t>
      </w:r>
      <w:r w:rsidR="000F6EDC">
        <w:t xml:space="preserve"> </w:t>
      </w:r>
      <w:r>
        <w:t xml:space="preserve">it is </w:t>
      </w:r>
      <w:r w:rsidR="000F6EDC">
        <w:t>recommend</w:t>
      </w:r>
      <w:r>
        <w:t>ed</w:t>
      </w:r>
      <w:r w:rsidR="000F6EDC">
        <w:t xml:space="preserve"> to disable it as it improves the performances and uses less PC resources. This window is intended for quick </w:t>
      </w:r>
      <w:r>
        <w:t>analysis</w:t>
      </w:r>
      <w:r w:rsidR="000F6EDC">
        <w:t xml:space="preserve"> tasks and should not be used for long sessions.</w:t>
      </w:r>
    </w:p>
    <w:p w:rsidR="00C97478" w:rsidRDefault="00C97478">
      <w:r>
        <w:br w:type="page"/>
      </w:r>
    </w:p>
    <w:p w:rsidR="00B55A99" w:rsidRDefault="00B55A99" w:rsidP="00E65400"/>
    <w:p w:rsidR="00B55A99" w:rsidRDefault="00B55A99" w:rsidP="000E0490">
      <w:pPr>
        <w:pStyle w:val="Heading1"/>
        <w:jc w:val="center"/>
      </w:pPr>
      <w:bookmarkStart w:id="19" w:name="_Toc334523348"/>
      <w:bookmarkStart w:id="20" w:name="_Toc340219138"/>
      <w:r w:rsidRPr="002715E1">
        <w:t>Data Item Presence</w:t>
      </w:r>
      <w:bookmarkEnd w:id="19"/>
      <w:bookmarkEnd w:id="20"/>
    </w:p>
    <w:p w:rsidR="00D8482D" w:rsidRPr="00D8482D" w:rsidRDefault="00D8482D" w:rsidP="00D8482D"/>
    <w:p w:rsidR="002715E1" w:rsidRDefault="00D8482D" w:rsidP="002143D0">
      <w:pPr>
        <w:ind w:firstLine="720"/>
      </w:pPr>
      <w:r>
        <w:t xml:space="preserve">This view </w:t>
      </w:r>
      <w:r w:rsidR="00BB77F5">
        <w:t>provides info on what data items were</w:t>
      </w:r>
      <w:r w:rsidR="002715E1">
        <w:t xml:space="preserve"> detected for a given message c</w:t>
      </w:r>
      <w:r w:rsidR="00A56E68">
        <w:t xml:space="preserve">ategory for the latest acquired </w:t>
      </w:r>
      <w:r w:rsidR="002715E1">
        <w:t xml:space="preserve">data sample. </w:t>
      </w:r>
    </w:p>
    <w:p w:rsidR="00D2385A" w:rsidRDefault="00D2385A" w:rsidP="004B491D">
      <w:pPr>
        <w:pStyle w:val="Heading3"/>
        <w:jc w:val="center"/>
      </w:pPr>
      <w:bookmarkStart w:id="21" w:name="_Toc339806389"/>
      <w:bookmarkStart w:id="22" w:name="_Toc334523349"/>
      <w:bookmarkStart w:id="23" w:name="_Toc336514069"/>
      <w:r w:rsidRPr="00D2385A">
        <w:rPr>
          <w:rStyle w:val="DocumentMapChar"/>
          <w:i/>
          <w:iCs/>
          <w:noProof/>
        </w:rPr>
        <w:drawing>
          <wp:inline distT="0" distB="0" distL="0" distR="0">
            <wp:extent cx="4373245" cy="4953635"/>
            <wp:effectExtent l="19050" t="0" r="8255" b="0"/>
            <wp:docPr id="2" name="Picture 2" descr="C:\Users\bhdca\Desktop\Documentation\Data Item Pres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dca\Desktop\Documentation\Data Item Presenc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7328E0" w:rsidRDefault="008B7799" w:rsidP="004B491D">
      <w:pPr>
        <w:pStyle w:val="Heading3"/>
        <w:jc w:val="center"/>
      </w:pPr>
      <w:bookmarkStart w:id="24" w:name="_Toc340219139"/>
      <w:r>
        <w:t>Figure 5</w:t>
      </w:r>
      <w:r w:rsidR="002715E1">
        <w:t xml:space="preserve">: Data Item </w:t>
      </w:r>
      <w:r w:rsidR="007328E0">
        <w:t>presences</w:t>
      </w:r>
      <w:bookmarkEnd w:id="22"/>
      <w:bookmarkEnd w:id="23"/>
      <w:bookmarkEnd w:id="24"/>
    </w:p>
    <w:p w:rsidR="008527AA" w:rsidRDefault="008527AA">
      <w:r>
        <w:br w:type="page"/>
      </w:r>
    </w:p>
    <w:p w:rsidR="004B491D" w:rsidRPr="004B491D" w:rsidRDefault="004B491D" w:rsidP="004B491D"/>
    <w:p w:rsidR="007328E0" w:rsidRDefault="007328E0" w:rsidP="009A21EA">
      <w:pPr>
        <w:ind w:left="360"/>
      </w:pPr>
      <w:r>
        <w:t xml:space="preserve">So far the data item </w:t>
      </w:r>
      <w:r w:rsidR="002B6E13">
        <w:t>presence for the following ASTERIX categories is</w:t>
      </w:r>
      <w:r>
        <w:t xml:space="preserve"> implemented:</w:t>
      </w:r>
    </w:p>
    <w:p w:rsidR="007328E0" w:rsidRDefault="007328E0" w:rsidP="009A21EA">
      <w:pPr>
        <w:pStyle w:val="ListParagraph"/>
        <w:numPr>
          <w:ilvl w:val="0"/>
          <w:numId w:val="14"/>
        </w:numPr>
        <w:ind w:left="1080"/>
      </w:pPr>
      <w:r>
        <w:t>CAT 001</w:t>
      </w:r>
    </w:p>
    <w:p w:rsidR="007328E0" w:rsidRDefault="007328E0" w:rsidP="009A21EA">
      <w:pPr>
        <w:pStyle w:val="ListParagraph"/>
        <w:numPr>
          <w:ilvl w:val="0"/>
          <w:numId w:val="14"/>
        </w:numPr>
        <w:ind w:left="1080"/>
      </w:pPr>
      <w:r>
        <w:t>CAT 002</w:t>
      </w:r>
    </w:p>
    <w:p w:rsidR="007328E0" w:rsidRDefault="007328E0" w:rsidP="009A21EA">
      <w:pPr>
        <w:pStyle w:val="ListParagraph"/>
        <w:numPr>
          <w:ilvl w:val="0"/>
          <w:numId w:val="14"/>
        </w:numPr>
        <w:ind w:left="1080"/>
      </w:pPr>
      <w:r>
        <w:t>CAT 008</w:t>
      </w:r>
    </w:p>
    <w:p w:rsidR="007328E0" w:rsidRDefault="007328E0" w:rsidP="009A21EA">
      <w:pPr>
        <w:pStyle w:val="ListParagraph"/>
        <w:numPr>
          <w:ilvl w:val="0"/>
          <w:numId w:val="14"/>
        </w:numPr>
        <w:ind w:left="1080"/>
      </w:pPr>
      <w:r>
        <w:t>CAT 034</w:t>
      </w:r>
    </w:p>
    <w:p w:rsidR="007328E0" w:rsidRDefault="007328E0" w:rsidP="009A21EA">
      <w:pPr>
        <w:pStyle w:val="ListParagraph"/>
        <w:numPr>
          <w:ilvl w:val="0"/>
          <w:numId w:val="14"/>
        </w:numPr>
        <w:ind w:left="1080"/>
      </w:pPr>
      <w:r>
        <w:t>CAT 048</w:t>
      </w:r>
    </w:p>
    <w:p w:rsidR="007328E0" w:rsidRDefault="007328E0" w:rsidP="009A21EA">
      <w:pPr>
        <w:pStyle w:val="ListParagraph"/>
        <w:numPr>
          <w:ilvl w:val="0"/>
          <w:numId w:val="14"/>
        </w:numPr>
        <w:ind w:left="1080"/>
      </w:pPr>
      <w:r>
        <w:t>CAT 062</w:t>
      </w:r>
    </w:p>
    <w:p w:rsidR="007328E0" w:rsidRDefault="007328E0" w:rsidP="009A21EA">
      <w:pPr>
        <w:pStyle w:val="ListParagraph"/>
        <w:numPr>
          <w:ilvl w:val="0"/>
          <w:numId w:val="14"/>
        </w:numPr>
        <w:ind w:left="1080"/>
      </w:pPr>
      <w:r>
        <w:t>CAT 063</w:t>
      </w:r>
    </w:p>
    <w:p w:rsidR="007328E0" w:rsidRPr="002715E1" w:rsidRDefault="007328E0" w:rsidP="009A21EA">
      <w:pPr>
        <w:pStyle w:val="ListParagraph"/>
        <w:numPr>
          <w:ilvl w:val="0"/>
          <w:numId w:val="14"/>
        </w:numPr>
        <w:ind w:left="1080"/>
      </w:pPr>
      <w:r>
        <w:t>CAT 065</w:t>
      </w:r>
    </w:p>
    <w:p w:rsidR="002715E1" w:rsidRDefault="00B55A99" w:rsidP="000E0490">
      <w:pPr>
        <w:pStyle w:val="Heading1"/>
        <w:jc w:val="center"/>
      </w:pPr>
      <w:bookmarkStart w:id="25" w:name="_Toc334523350"/>
      <w:bookmarkStart w:id="26" w:name="_Toc340219140"/>
      <w:r w:rsidRPr="002715E1">
        <w:t>Data Item View</w:t>
      </w:r>
      <w:bookmarkEnd w:id="25"/>
      <w:bookmarkEnd w:id="26"/>
    </w:p>
    <w:p w:rsidR="00D2385A" w:rsidRPr="00D2385A" w:rsidRDefault="00D2385A" w:rsidP="00D2385A"/>
    <w:p w:rsidR="00AD054F" w:rsidRPr="00C97478" w:rsidRDefault="004B0F55" w:rsidP="002143D0">
      <w:pPr>
        <w:ind w:firstLine="720"/>
      </w:pPr>
      <w:r>
        <w:t>This view lists</w:t>
      </w:r>
      <w:r w:rsidR="00C97478">
        <w:t xml:space="preserve"> all the given data items in the order they were received for the given data sample.</w:t>
      </w:r>
      <w:r w:rsidR="00A609DC">
        <w:t xml:space="preserve"> It does not filter the data so for CAT001 and CAT048 it is mu</w:t>
      </w:r>
      <w:r w:rsidR="00C9493F">
        <w:t>ch better to use “View by SSR C</w:t>
      </w:r>
      <w:r w:rsidR="00A609DC">
        <w:t>ode”.</w:t>
      </w:r>
    </w:p>
    <w:p w:rsidR="002715E1" w:rsidRPr="002715E1" w:rsidRDefault="002715E1" w:rsidP="004B491D">
      <w:pPr>
        <w:pStyle w:val="Heading3"/>
        <w:jc w:val="center"/>
      </w:pPr>
      <w:bookmarkStart w:id="27" w:name="_Toc339806392"/>
      <w:r w:rsidRPr="00770D73">
        <w:rPr>
          <w:rStyle w:val="SubtleEmphasis"/>
          <w:noProof/>
        </w:rPr>
        <w:drawing>
          <wp:inline distT="0" distB="0" distL="0" distR="0">
            <wp:extent cx="4725478" cy="3804250"/>
            <wp:effectExtent l="19050" t="0" r="0" b="0"/>
            <wp:docPr id="5" name="Picture 3" descr="C:\Users\bhdca\Desktop\Documentation\Data Item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dca\Desktop\Documentation\Data Item View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80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2715E1" w:rsidRDefault="008B7799" w:rsidP="004B491D">
      <w:pPr>
        <w:pStyle w:val="Heading3"/>
        <w:jc w:val="center"/>
      </w:pPr>
      <w:bookmarkStart w:id="28" w:name="_Toc334523351"/>
      <w:bookmarkStart w:id="29" w:name="_Toc336514070"/>
      <w:bookmarkStart w:id="30" w:name="_Toc340219141"/>
      <w:r>
        <w:t>Figure 6</w:t>
      </w:r>
      <w:r w:rsidR="00475FA7">
        <w:t>: Data Item View</w:t>
      </w:r>
      <w:bookmarkEnd w:id="28"/>
      <w:bookmarkEnd w:id="29"/>
      <w:bookmarkEnd w:id="30"/>
    </w:p>
    <w:p w:rsidR="00475FA7" w:rsidRPr="00475FA7" w:rsidRDefault="00475FA7" w:rsidP="00AF456A">
      <w:r>
        <w:br w:type="page"/>
      </w:r>
    </w:p>
    <w:p w:rsidR="00D021E6" w:rsidRDefault="002715E1" w:rsidP="00D021E6">
      <w:pPr>
        <w:pStyle w:val="Heading1"/>
        <w:jc w:val="center"/>
      </w:pPr>
      <w:bookmarkStart w:id="31" w:name="_Toc334523352"/>
      <w:bookmarkStart w:id="32" w:name="_Toc340219142"/>
      <w:r>
        <w:lastRenderedPageBreak/>
        <w:t>View by</w:t>
      </w:r>
      <w:r w:rsidR="00D021E6">
        <w:t xml:space="preserve"> Mode-A</w:t>
      </w:r>
      <w:r w:rsidR="00B55A99" w:rsidRPr="002715E1">
        <w:t xml:space="preserve"> Code</w:t>
      </w:r>
      <w:bookmarkEnd w:id="31"/>
      <w:bookmarkEnd w:id="32"/>
    </w:p>
    <w:p w:rsidR="00C97478" w:rsidRPr="00C97478" w:rsidRDefault="00C97478" w:rsidP="00D6138B"/>
    <w:p w:rsidR="002715E1" w:rsidRPr="002715E1" w:rsidRDefault="002F1046" w:rsidP="0058033F">
      <w:pPr>
        <w:pStyle w:val="Heading3"/>
        <w:jc w:val="center"/>
      </w:pPr>
      <w:bookmarkStart w:id="33" w:name="_Toc339806395"/>
      <w:r w:rsidRPr="0058033F">
        <w:rPr>
          <w:rStyle w:val="SubtleEmphasis"/>
          <w:i w:val="0"/>
          <w:iCs w:val="0"/>
          <w:noProof/>
          <w:color w:val="4F81BD" w:themeColor="accent1"/>
        </w:rPr>
        <w:drawing>
          <wp:inline distT="0" distB="0" distL="0" distR="0">
            <wp:extent cx="4219575" cy="4686300"/>
            <wp:effectExtent l="19050" t="0" r="9525" b="0"/>
            <wp:docPr id="12" name="Picture 11" descr="ScreenHunter_04 Jul. 24 21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04 Jul. 24 21.37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1A1D5D" w:rsidRPr="00475FA7" w:rsidRDefault="001E7E98" w:rsidP="00913D1C">
      <w:pPr>
        <w:pStyle w:val="Heading3"/>
        <w:jc w:val="center"/>
      </w:pPr>
      <w:bookmarkStart w:id="34" w:name="_Toc334523353"/>
      <w:bookmarkStart w:id="35" w:name="_Toc336514071"/>
      <w:bookmarkStart w:id="36" w:name="_Toc340219143"/>
      <w:r>
        <w:t>Figure 7</w:t>
      </w:r>
      <w:r w:rsidR="00475FA7">
        <w:t xml:space="preserve">: View data by </w:t>
      </w:r>
      <w:r w:rsidR="00AF6615">
        <w:t>SSR</w:t>
      </w:r>
      <w:r w:rsidR="00475FA7">
        <w:t xml:space="preserve"> code</w:t>
      </w:r>
      <w:bookmarkEnd w:id="34"/>
      <w:bookmarkEnd w:id="35"/>
      <w:bookmarkEnd w:id="36"/>
    </w:p>
    <w:p w:rsidR="00D6138B" w:rsidRDefault="00D6138B" w:rsidP="00D6138B">
      <w:pPr>
        <w:ind w:firstLine="360"/>
      </w:pPr>
    </w:p>
    <w:p w:rsidR="00D6138B" w:rsidRDefault="00D6138B" w:rsidP="009776A7">
      <w:pPr>
        <w:ind w:left="360" w:firstLine="360"/>
      </w:pPr>
      <w:r>
        <w:t>This view provides the following data (CAT001 or CAT048), filtered by Mode-A code in the order received:</w:t>
      </w:r>
    </w:p>
    <w:p w:rsidR="00D6138B" w:rsidRPr="005C2B65" w:rsidRDefault="00D6138B" w:rsidP="009776A7">
      <w:pPr>
        <w:pStyle w:val="ListParagraph"/>
        <w:numPr>
          <w:ilvl w:val="0"/>
          <w:numId w:val="19"/>
        </w:numPr>
        <w:ind w:left="1080"/>
      </w:pPr>
      <w:r>
        <w:t>Range</w:t>
      </w:r>
      <w:r w:rsidRPr="005C2B65">
        <w:t xml:space="preserve"> from the surveillance source</w:t>
      </w:r>
    </w:p>
    <w:p w:rsidR="00D6138B" w:rsidRPr="005C2B65" w:rsidRDefault="00D6138B" w:rsidP="009776A7">
      <w:pPr>
        <w:pStyle w:val="ListParagraph"/>
        <w:numPr>
          <w:ilvl w:val="0"/>
          <w:numId w:val="19"/>
        </w:numPr>
        <w:ind w:left="1080"/>
      </w:pPr>
      <w:r w:rsidRPr="005C2B65">
        <w:t>Azimuth from the surveillance source</w:t>
      </w:r>
    </w:p>
    <w:p w:rsidR="00D6138B" w:rsidRPr="005C2B65" w:rsidRDefault="00D6138B" w:rsidP="009776A7">
      <w:pPr>
        <w:pStyle w:val="ListParagraph"/>
        <w:numPr>
          <w:ilvl w:val="0"/>
          <w:numId w:val="19"/>
        </w:numPr>
        <w:ind w:left="1080"/>
      </w:pPr>
      <w:r w:rsidRPr="005C2B65">
        <w:t>Lat/Long from the surveillance source</w:t>
      </w:r>
    </w:p>
    <w:p w:rsidR="00D6138B" w:rsidRPr="005C2B65" w:rsidRDefault="00D6138B" w:rsidP="009776A7">
      <w:pPr>
        <w:pStyle w:val="ListParagraph"/>
        <w:numPr>
          <w:ilvl w:val="0"/>
          <w:numId w:val="19"/>
        </w:numPr>
        <w:ind w:left="1080"/>
      </w:pPr>
      <w:r w:rsidRPr="005C2B65">
        <w:t>Mode C code Validated (TRUE/FALSE)</w:t>
      </w:r>
    </w:p>
    <w:p w:rsidR="00D6138B" w:rsidRDefault="00D6138B" w:rsidP="009776A7">
      <w:pPr>
        <w:pStyle w:val="ListParagraph"/>
        <w:numPr>
          <w:ilvl w:val="0"/>
          <w:numId w:val="19"/>
        </w:numPr>
        <w:ind w:left="1080"/>
      </w:pPr>
      <w:r w:rsidRPr="005C2B65">
        <w:t>Mode C code Garbled (TRUE/FALSE)</w:t>
      </w:r>
    </w:p>
    <w:p w:rsidR="009F0244" w:rsidRPr="005C2B65" w:rsidRDefault="009F0244" w:rsidP="009776A7">
      <w:pPr>
        <w:pStyle w:val="ListParagraph"/>
        <w:numPr>
          <w:ilvl w:val="0"/>
          <w:numId w:val="19"/>
        </w:numPr>
        <w:ind w:left="1080"/>
      </w:pPr>
      <w:r>
        <w:t xml:space="preserve">Mode C </w:t>
      </w:r>
      <w:r w:rsidR="0062426D">
        <w:t>value</w:t>
      </w:r>
    </w:p>
    <w:p w:rsidR="00475FA7" w:rsidRDefault="00475FA7" w:rsidP="006C6A8D">
      <w:pPr>
        <w:rPr>
          <w:b/>
        </w:rPr>
      </w:pPr>
    </w:p>
    <w:p w:rsidR="00D340BD" w:rsidRDefault="00B55A99" w:rsidP="001E7E98">
      <w:pPr>
        <w:pStyle w:val="Heading1"/>
        <w:jc w:val="center"/>
      </w:pPr>
      <w:bookmarkStart w:id="37" w:name="_Toc334523354"/>
      <w:bookmarkStart w:id="38" w:name="_Toc340219144"/>
      <w:r w:rsidRPr="002715E1">
        <w:lastRenderedPageBreak/>
        <w:t>Export</w:t>
      </w:r>
      <w:bookmarkEnd w:id="37"/>
      <w:r w:rsidR="0058033F">
        <w:t xml:space="preserve"> (Earth Plot or GePath)</w:t>
      </w:r>
      <w:bookmarkEnd w:id="38"/>
    </w:p>
    <w:p w:rsidR="00D30436" w:rsidRPr="00D30436" w:rsidRDefault="00D30436" w:rsidP="002715E1"/>
    <w:p w:rsidR="002715E1" w:rsidRDefault="002715E1" w:rsidP="00913D1C">
      <w:pPr>
        <w:pStyle w:val="Heading3"/>
        <w:jc w:val="center"/>
      </w:pPr>
      <w:bookmarkStart w:id="39" w:name="_Toc339806398"/>
      <w:r w:rsidRPr="00770D73">
        <w:rPr>
          <w:rStyle w:val="SubtleEmphasis"/>
          <w:noProof/>
        </w:rPr>
        <w:drawing>
          <wp:inline distT="0" distB="0" distL="0" distR="0">
            <wp:extent cx="3339465" cy="1097280"/>
            <wp:effectExtent l="19050" t="0" r="0" b="0"/>
            <wp:docPr id="7" name="Picture 5" descr="C:\Users\bhdca\Desktop\Documentation\Plot Exporter by SSR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dca\Desktop\Documentation\Plot Exporter by SSR Cod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2715E1" w:rsidRDefault="007038D9" w:rsidP="00913D1C">
      <w:pPr>
        <w:pStyle w:val="Heading3"/>
        <w:jc w:val="center"/>
      </w:pPr>
      <w:bookmarkStart w:id="40" w:name="_Toc334523355"/>
      <w:bookmarkStart w:id="41" w:name="_Toc336514072"/>
      <w:bookmarkStart w:id="42" w:name="_Toc340219145"/>
      <w:r>
        <w:t>Figure 8</w:t>
      </w:r>
      <w:r w:rsidR="00AF6615">
        <w:t>: Ex</w:t>
      </w:r>
      <w:r w:rsidR="00D3719D">
        <w:t>port to Earth Plot format by Mode-A</w:t>
      </w:r>
      <w:r w:rsidR="00AF6615">
        <w:t xml:space="preserve"> code</w:t>
      </w:r>
      <w:bookmarkEnd w:id="40"/>
      <w:bookmarkEnd w:id="41"/>
      <w:bookmarkEnd w:id="42"/>
    </w:p>
    <w:p w:rsidR="00913D1C" w:rsidRPr="00913D1C" w:rsidRDefault="00913D1C" w:rsidP="00913D1C"/>
    <w:p w:rsidR="00AF6615" w:rsidRPr="00913D1C" w:rsidRDefault="002715E1" w:rsidP="00913D1C">
      <w:pPr>
        <w:pStyle w:val="Heading3"/>
        <w:jc w:val="center"/>
      </w:pPr>
      <w:bookmarkStart w:id="43" w:name="_Toc339806400"/>
      <w:r w:rsidRPr="00770D73">
        <w:rPr>
          <w:rStyle w:val="SubtleEmphasis"/>
          <w:noProof/>
        </w:rPr>
        <w:drawing>
          <wp:inline distT="0" distB="0" distL="0" distR="0">
            <wp:extent cx="6649169" cy="4063041"/>
            <wp:effectExtent l="19050" t="0" r="0" b="0"/>
            <wp:docPr id="8" name="Picture 6" descr="C:\Users\bhdca\Desktop\Documentation\3D Example of a test flight over BiH exported via ASTERIX SNIFF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dca\Desktop\Documentation\3D Example of a test flight over BiH exported via ASTERIX SNIFF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869" cy="406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9737C5" w:rsidRDefault="007038D9" w:rsidP="008527AA">
      <w:pPr>
        <w:pStyle w:val="Heading3"/>
        <w:jc w:val="center"/>
        <w:rPr>
          <w:noProof/>
        </w:rPr>
      </w:pPr>
      <w:bookmarkStart w:id="44" w:name="_Toc334523356"/>
      <w:bookmarkStart w:id="45" w:name="_Toc336514073"/>
      <w:bookmarkStart w:id="46" w:name="_Toc340219146"/>
      <w:r>
        <w:rPr>
          <w:noProof/>
        </w:rPr>
        <w:t>Figure 9</w:t>
      </w:r>
      <w:r w:rsidR="002C3D9E" w:rsidRPr="002C3D9E">
        <w:rPr>
          <w:noProof/>
        </w:rPr>
        <w:t>: 3D</w:t>
      </w:r>
      <w:r w:rsidR="0091325D" w:rsidRPr="002C3D9E">
        <w:rPr>
          <w:noProof/>
        </w:rPr>
        <w:t xml:space="preserve"> e</w:t>
      </w:r>
      <w:r w:rsidR="002C3D9E" w:rsidRPr="002C3D9E">
        <w:rPr>
          <w:noProof/>
        </w:rPr>
        <w:t xml:space="preserve">xample in Google Earth of a real test </w:t>
      </w:r>
      <w:r w:rsidR="0091325D" w:rsidRPr="002C3D9E">
        <w:rPr>
          <w:noProof/>
        </w:rPr>
        <w:t xml:space="preserve">flight </w:t>
      </w:r>
      <w:r w:rsidR="002C3D9E" w:rsidRPr="002C3D9E">
        <w:rPr>
          <w:noProof/>
        </w:rPr>
        <w:t>over Bosnia and Herzegovina</w:t>
      </w:r>
      <w:bookmarkEnd w:id="44"/>
      <w:bookmarkEnd w:id="45"/>
      <w:bookmarkEnd w:id="46"/>
    </w:p>
    <w:p w:rsidR="008527AA" w:rsidRPr="008527AA" w:rsidRDefault="008527AA" w:rsidP="008527AA"/>
    <w:p w:rsidR="00D6138B" w:rsidRDefault="00D6138B" w:rsidP="00D6138B">
      <w:pPr>
        <w:ind w:firstLine="720"/>
      </w:pPr>
      <w:r>
        <w:t xml:space="preserve">This option decodes and exports a data sample, filtered by a Mode-A code, to either Earth Plot or GePath supported file formats that then can be used to export data into a KML file, used by Google Earth. The final result is </w:t>
      </w:r>
      <w:r w:rsidR="00EA7126">
        <w:t xml:space="preserve">the </w:t>
      </w:r>
      <w:r>
        <w:t>possibility to display/visualize a track from the data sample as a 3D track in Google Earth, as shown in Fig</w:t>
      </w:r>
      <w:r w:rsidR="00162949">
        <w:t>ure 9</w:t>
      </w:r>
      <w:r>
        <w:t>.</w:t>
      </w:r>
    </w:p>
    <w:p w:rsidR="00F60E0B" w:rsidRDefault="00D6138B" w:rsidP="004378A1">
      <w:r>
        <w:t xml:space="preserve">Auto generated file is upon Exporting placed in </w:t>
      </w:r>
      <w:r>
        <w:rPr>
          <w:b/>
          <w:i/>
        </w:rPr>
        <w:t>C:\ASTERIX\</w:t>
      </w:r>
      <w:r w:rsidRPr="00747099">
        <w:rPr>
          <w:b/>
          <w:i/>
        </w:rPr>
        <w:t>Asterix_Export.txt</w:t>
      </w:r>
      <w:r>
        <w:rPr>
          <w:b/>
          <w:i/>
        </w:rPr>
        <w:t>.</w:t>
      </w:r>
      <w:bookmarkStart w:id="47" w:name="_GoBack"/>
      <w:bookmarkStart w:id="48" w:name="_Toc334523357"/>
      <w:bookmarkEnd w:id="47"/>
    </w:p>
    <w:p w:rsidR="002E6613" w:rsidRDefault="002E6613" w:rsidP="000E0490">
      <w:pPr>
        <w:pStyle w:val="Heading1"/>
        <w:jc w:val="center"/>
        <w:rPr>
          <w:noProof/>
        </w:rPr>
      </w:pPr>
      <w:bookmarkStart w:id="49" w:name="_Toc340219147"/>
      <w:r>
        <w:rPr>
          <w:noProof/>
        </w:rPr>
        <w:lastRenderedPageBreak/>
        <w:t>Live Display in Google Earth</w:t>
      </w:r>
      <w:bookmarkEnd w:id="49"/>
    </w:p>
    <w:p w:rsidR="002E6613" w:rsidRDefault="002E6613" w:rsidP="002E6613"/>
    <w:p w:rsidR="00B34F23" w:rsidRDefault="00A0632C" w:rsidP="00A0632C">
      <w:pPr>
        <w:jc w:val="center"/>
      </w:pPr>
      <w:r w:rsidRPr="00A0632C">
        <w:rPr>
          <w:rStyle w:val="SubtleEmphasis"/>
          <w:noProof/>
        </w:rPr>
        <w:drawing>
          <wp:inline distT="0" distB="0" distL="0" distR="0">
            <wp:extent cx="6994226" cy="3416060"/>
            <wp:effectExtent l="19050" t="0" r="0" b="0"/>
            <wp:docPr id="18" name="Picture 4" descr="C:\Users\bhdca\Desktop\Temp\Google Earth L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dca\Desktop\Temp\Google Earth Liv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69" cy="34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0A9" w:rsidRDefault="009D4743" w:rsidP="00D905FF">
      <w:pPr>
        <w:pStyle w:val="Heading3"/>
        <w:jc w:val="center"/>
      </w:pPr>
      <w:bookmarkStart w:id="50" w:name="_Toc340219148"/>
      <w:r>
        <w:t>Figure 10</w:t>
      </w:r>
      <w:r w:rsidR="001C20A9">
        <w:t>: Live display in Google Earth</w:t>
      </w:r>
      <w:bookmarkEnd w:id="50"/>
    </w:p>
    <w:p w:rsidR="00D905FF" w:rsidRPr="00D905FF" w:rsidRDefault="00D905FF" w:rsidP="00D905FF"/>
    <w:p w:rsidR="00F60E0B" w:rsidRDefault="00F60E0B" w:rsidP="00DA62EB">
      <w:pPr>
        <w:ind w:firstLine="720"/>
      </w:pPr>
      <w:r>
        <w:t>It is possible to set up the application to auto-generate xxx.kmz file (</w:t>
      </w:r>
      <w:r w:rsidR="00DA62EB">
        <w:t>each</w:t>
      </w:r>
      <w:r>
        <w:t xml:space="preserve"> update cycle) that is then automatically processed by Google Earth (via Network Connection). The final result is that Google Earth can be used as a 3D data display. If desired, a web server could be configured to provide the xxx.kmz file so that data could be accessed via a web browser (Google maps) or any other web page with embedded Google maps.</w:t>
      </w:r>
    </w:p>
    <w:p w:rsidR="002E6613" w:rsidRDefault="00B34F23" w:rsidP="00F60E0B">
      <w:pPr>
        <w:ind w:firstLine="720"/>
        <w:rPr>
          <w:b/>
          <w:i/>
        </w:rPr>
      </w:pPr>
      <w:r>
        <w:t xml:space="preserve">The live display in Google Earth is enabled by selecting </w:t>
      </w:r>
      <w:r w:rsidR="00D905FF">
        <w:t xml:space="preserve">the </w:t>
      </w:r>
      <w:r>
        <w:t xml:space="preserve">display mode from </w:t>
      </w:r>
      <w:r w:rsidR="00D15CA0">
        <w:t xml:space="preserve">the </w:t>
      </w:r>
      <w:r w:rsidR="00D905FF" w:rsidRPr="001E4201">
        <w:rPr>
          <w:b/>
          <w:i/>
        </w:rPr>
        <w:t>Plot Display Tab</w:t>
      </w:r>
      <w:r w:rsidR="00D905FF">
        <w:t xml:space="preserve"> to </w:t>
      </w:r>
      <w:r w:rsidR="00D905FF" w:rsidRPr="00D905FF">
        <w:rPr>
          <w:b/>
          <w:i/>
        </w:rPr>
        <w:t>“Google Earth”</w:t>
      </w:r>
      <w:r w:rsidR="00D905FF">
        <w:t xml:space="preserve"> or </w:t>
      </w:r>
      <w:r w:rsidR="00D905FF" w:rsidRPr="00D905FF">
        <w:rPr>
          <w:b/>
          <w:i/>
        </w:rPr>
        <w:t>“Local and Google E”</w:t>
      </w:r>
    </w:p>
    <w:p w:rsidR="009D4743" w:rsidRDefault="009D4743" w:rsidP="00F60E0B">
      <w:pPr>
        <w:ind w:firstLine="720"/>
      </w:pPr>
      <w:r>
        <w:t>Using Google Earth Provider (</w:t>
      </w:r>
      <w:r w:rsidRPr="007023F0">
        <w:rPr>
          <w:b/>
          <w:i/>
        </w:rPr>
        <w:t>Settings -&gt; Google Earth</w:t>
      </w:r>
      <w:r>
        <w:t>) it is possible</w:t>
      </w:r>
      <w:r w:rsidR="00366071">
        <w:t xml:space="preserve"> to specify what data items are </w:t>
      </w:r>
      <w:r>
        <w:t>display</w:t>
      </w:r>
      <w:r w:rsidR="00366071">
        <w:t>ed</w:t>
      </w:r>
      <w:r>
        <w:t xml:space="preserve"> in the Google Earth. In addition to that it is possible to specify the </w:t>
      </w:r>
      <w:r>
        <w:rPr>
          <w:b/>
        </w:rPr>
        <w:t>“</w:t>
      </w:r>
      <w:r w:rsidRPr="00E13C82">
        <w:rPr>
          <w:b/>
        </w:rPr>
        <w:t>Dest Folder</w:t>
      </w:r>
      <w:r>
        <w:rPr>
          <w:b/>
        </w:rPr>
        <w:t>”</w:t>
      </w:r>
      <w:r>
        <w:t xml:space="preserve"> as a location where application places </w:t>
      </w:r>
      <w:r w:rsidRPr="00E13C82">
        <w:rPr>
          <w:b/>
          <w:i/>
        </w:rPr>
        <w:t>ASTX_TO_KML.kmz</w:t>
      </w:r>
      <w:r>
        <w:t xml:space="preserve"> file. Google Earth is to be configured via its Network Connection to monitor the folder for the update</w:t>
      </w:r>
      <w:r w:rsidR="00BD3415">
        <w:t>d</w:t>
      </w:r>
      <w:r>
        <w:t xml:space="preserve"> data</w:t>
      </w:r>
      <w:r w:rsidR="00BD3415">
        <w:t xml:space="preserve"> (xx.KMZ file)</w:t>
      </w:r>
      <w:r>
        <w:t>.</w:t>
      </w:r>
    </w:p>
    <w:p w:rsidR="009D4743" w:rsidRPr="009D4743" w:rsidRDefault="009D4743" w:rsidP="0024660A"/>
    <w:p w:rsidR="00DE37D5" w:rsidRDefault="00DE37D5" w:rsidP="00DE37D5">
      <w:pPr>
        <w:jc w:val="center"/>
      </w:pPr>
      <w:r>
        <w:rPr>
          <w:noProof/>
        </w:rPr>
        <w:lastRenderedPageBreak/>
        <w:drawing>
          <wp:inline distT="0" distB="0" distL="0" distR="0">
            <wp:extent cx="3433445" cy="2225675"/>
            <wp:effectExtent l="19050" t="0" r="0" b="0"/>
            <wp:docPr id="21" name="Picture 6" descr="C:\Users\bhdca\Desktop\Temp\Google Earth 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dca\Desktop\Temp\Google Earth Setting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13" w:rsidRPr="00561D13" w:rsidRDefault="00E05BE6" w:rsidP="00BD3415">
      <w:pPr>
        <w:pStyle w:val="Heading3"/>
        <w:jc w:val="center"/>
      </w:pPr>
      <w:bookmarkStart w:id="51" w:name="_Toc340219149"/>
      <w:r>
        <w:t>Figure 11</w:t>
      </w:r>
      <w:r w:rsidR="00DE37D5">
        <w:t>: Setting</w:t>
      </w:r>
      <w:r w:rsidR="00561D13">
        <w:t>s of Google Earth</w:t>
      </w:r>
      <w:bookmarkEnd w:id="51"/>
    </w:p>
    <w:p w:rsidR="009737C5" w:rsidRDefault="005F2D9A" w:rsidP="000E0490">
      <w:pPr>
        <w:pStyle w:val="Heading1"/>
        <w:jc w:val="center"/>
        <w:rPr>
          <w:noProof/>
        </w:rPr>
      </w:pPr>
      <w:bookmarkStart w:id="52" w:name="_Toc340219150"/>
      <w:r>
        <w:rPr>
          <w:noProof/>
        </w:rPr>
        <w:t xml:space="preserve">Local </w:t>
      </w:r>
      <w:r w:rsidR="009737C5" w:rsidRPr="009737C5">
        <w:rPr>
          <w:noProof/>
        </w:rPr>
        <w:t>Plot</w:t>
      </w:r>
      <w:r w:rsidR="00112CBB">
        <w:rPr>
          <w:noProof/>
        </w:rPr>
        <w:t>/Track</w:t>
      </w:r>
      <w:r w:rsidR="009737C5" w:rsidRPr="009737C5">
        <w:rPr>
          <w:noProof/>
        </w:rPr>
        <w:t xml:space="preserve"> Display</w:t>
      </w:r>
      <w:bookmarkEnd w:id="48"/>
      <w:bookmarkEnd w:id="52"/>
    </w:p>
    <w:p w:rsidR="0047542C" w:rsidRPr="0047542C" w:rsidRDefault="0047542C" w:rsidP="0047542C"/>
    <w:p w:rsidR="000331D7" w:rsidRDefault="005F2D9A" w:rsidP="00AC0E18">
      <w:pPr>
        <w:ind w:firstLine="720"/>
        <w:rPr>
          <w:noProof/>
        </w:rPr>
      </w:pPr>
      <w:r>
        <w:rPr>
          <w:noProof/>
        </w:rPr>
        <w:t xml:space="preserve">Local </w:t>
      </w:r>
      <w:r w:rsidR="00FC4837">
        <w:rPr>
          <w:noProof/>
        </w:rPr>
        <w:t>Plot</w:t>
      </w:r>
      <w:r w:rsidR="00AC0E18">
        <w:rPr>
          <w:noProof/>
        </w:rPr>
        <w:t>/Track</w:t>
      </w:r>
      <w:r w:rsidR="00FC4837">
        <w:rPr>
          <w:noProof/>
        </w:rPr>
        <w:t xml:space="preserve"> display functionality </w:t>
      </w:r>
      <w:r w:rsidR="00F367C6">
        <w:rPr>
          <w:noProof/>
        </w:rPr>
        <w:t>provides capability to</w:t>
      </w:r>
      <w:r w:rsidR="00FC4837">
        <w:rPr>
          <w:noProof/>
        </w:rPr>
        <w:t xml:space="preserve"> display received plots</w:t>
      </w:r>
      <w:r w:rsidR="00DE37D5">
        <w:rPr>
          <w:noProof/>
        </w:rPr>
        <w:t>/tracks</w:t>
      </w:r>
      <w:r w:rsidR="00FC4837">
        <w:rPr>
          <w:noProof/>
        </w:rPr>
        <w:t xml:space="preserve"> either in real time or buffered</w:t>
      </w:r>
      <w:r w:rsidR="00DE37D5">
        <w:rPr>
          <w:noProof/>
        </w:rPr>
        <w:t>/imported</w:t>
      </w:r>
      <w:r w:rsidR="00FC4837">
        <w:rPr>
          <w:noProof/>
        </w:rPr>
        <w:t xml:space="preserve"> data. It provides</w:t>
      </w:r>
      <w:r>
        <w:rPr>
          <w:noProof/>
        </w:rPr>
        <w:t xml:space="preserve"> filter capability (by Mode-A code </w:t>
      </w:r>
      <w:r w:rsidR="00D86F10">
        <w:rPr>
          <w:noProof/>
        </w:rPr>
        <w:t>and</w:t>
      </w:r>
      <w:r>
        <w:rPr>
          <w:noProof/>
        </w:rPr>
        <w:t>/or</w:t>
      </w:r>
      <w:r w:rsidR="00D86F10">
        <w:rPr>
          <w:noProof/>
        </w:rPr>
        <w:t xml:space="preserve"> Flight Level</w:t>
      </w:r>
      <w:r w:rsidR="00AC0E18">
        <w:rPr>
          <w:noProof/>
        </w:rPr>
        <w:t xml:space="preserve"> band</w:t>
      </w:r>
      <w:r w:rsidR="00FC4837">
        <w:rPr>
          <w:noProof/>
        </w:rPr>
        <w:t xml:space="preserve">) as well as to dynamically adjust update rate in order to match </w:t>
      </w:r>
      <w:r w:rsidR="00561D13">
        <w:rPr>
          <w:noProof/>
        </w:rPr>
        <w:t>the</w:t>
      </w:r>
      <w:r w:rsidR="00DE37D5">
        <w:rPr>
          <w:noProof/>
        </w:rPr>
        <w:t xml:space="preserve"> </w:t>
      </w:r>
      <w:r w:rsidR="00FC4837">
        <w:rPr>
          <w:noProof/>
        </w:rPr>
        <w:t xml:space="preserve">antenna </w:t>
      </w:r>
      <w:r w:rsidR="00561D13">
        <w:rPr>
          <w:noProof/>
        </w:rPr>
        <w:t xml:space="preserve">full circle </w:t>
      </w:r>
      <w:r w:rsidR="00FC4837">
        <w:rPr>
          <w:noProof/>
        </w:rPr>
        <w:t>time period of a sp</w:t>
      </w:r>
      <w:r>
        <w:rPr>
          <w:noProof/>
        </w:rPr>
        <w:t xml:space="preserve">ecific radar in the case no North Mark message is available. If North Mark message is available it is recommended to use </w:t>
      </w:r>
      <w:r w:rsidRPr="00DE37D5">
        <w:rPr>
          <w:b/>
          <w:i/>
          <w:noProof/>
        </w:rPr>
        <w:t>“Sync to NM”</w:t>
      </w:r>
      <w:r>
        <w:rPr>
          <w:noProof/>
        </w:rPr>
        <w:t xml:space="preserve"> option.</w:t>
      </w:r>
      <w:r w:rsidR="00AC0E18">
        <w:rPr>
          <w:noProof/>
        </w:rPr>
        <w:t xml:space="preserve"> </w:t>
      </w:r>
    </w:p>
    <w:p w:rsidR="00FC4837" w:rsidRDefault="00DE37D5" w:rsidP="00FC4837">
      <w:pPr>
        <w:rPr>
          <w:noProof/>
        </w:rPr>
      </w:pPr>
      <w:r>
        <w:rPr>
          <w:noProof/>
        </w:rPr>
        <w:t>The d</w:t>
      </w:r>
      <w:r w:rsidR="000331D7">
        <w:rPr>
          <w:noProof/>
        </w:rPr>
        <w:t>ata display can be real time or passive. The passive display is an option to visualise all the buffered data (each recived target) including option</w:t>
      </w:r>
      <w:r w:rsidR="009E6956">
        <w:rPr>
          <w:noProof/>
        </w:rPr>
        <w:t>s</w:t>
      </w:r>
      <w:r w:rsidR="000331D7">
        <w:rPr>
          <w:noProof/>
        </w:rPr>
        <w:t xml:space="preserve"> to use </w:t>
      </w:r>
      <w:r w:rsidR="009E6956">
        <w:rPr>
          <w:noProof/>
        </w:rPr>
        <w:t xml:space="preserve">one of the </w:t>
      </w:r>
      <w:r w:rsidR="000331D7">
        <w:rPr>
          <w:noProof/>
        </w:rPr>
        <w:t>available filters</w:t>
      </w:r>
      <w:r w:rsidR="00C92E66">
        <w:rPr>
          <w:noProof/>
        </w:rPr>
        <w:t xml:space="preserve"> (By Mode-A</w:t>
      </w:r>
      <w:r w:rsidR="00561D13">
        <w:rPr>
          <w:noProof/>
        </w:rPr>
        <w:t xml:space="preserve"> code or Flight Level</w:t>
      </w:r>
      <w:r w:rsidR="009C1EDA">
        <w:rPr>
          <w:noProof/>
        </w:rPr>
        <w:t xml:space="preserve"> band</w:t>
      </w:r>
      <w:r w:rsidR="009262F4">
        <w:rPr>
          <w:noProof/>
        </w:rPr>
        <w:t>)</w:t>
      </w:r>
      <w:r w:rsidR="000331D7">
        <w:rPr>
          <w:noProof/>
        </w:rPr>
        <w:t xml:space="preserve">, as depicted in </w:t>
      </w:r>
      <w:r w:rsidR="009C1EDA">
        <w:rPr>
          <w:noProof/>
        </w:rPr>
        <w:t xml:space="preserve">Figure </w:t>
      </w:r>
      <w:r w:rsidR="0042275C">
        <w:rPr>
          <w:noProof/>
        </w:rPr>
        <w:t>12</w:t>
      </w:r>
      <w:r w:rsidR="00561D13">
        <w:rPr>
          <w:noProof/>
        </w:rPr>
        <w:t xml:space="preserve"> and </w:t>
      </w:r>
      <w:r w:rsidR="0042275C">
        <w:rPr>
          <w:noProof/>
        </w:rPr>
        <w:t>13</w:t>
      </w:r>
      <w:r w:rsidR="005F2D9A">
        <w:rPr>
          <w:noProof/>
        </w:rPr>
        <w:t xml:space="preserve">. </w:t>
      </w:r>
      <w:r w:rsidR="008E5C7B">
        <w:rPr>
          <w:noProof/>
        </w:rPr>
        <w:t>I</w:t>
      </w:r>
      <w:r w:rsidR="009E6956">
        <w:rPr>
          <w:noProof/>
        </w:rPr>
        <w:t>t is</w:t>
      </w:r>
      <w:r w:rsidR="008E5C7B">
        <w:rPr>
          <w:noProof/>
        </w:rPr>
        <w:t xml:space="preserve"> also</w:t>
      </w:r>
      <w:r w:rsidR="009E6956">
        <w:rPr>
          <w:noProof/>
        </w:rPr>
        <w:t xml:space="preserve"> possible to filter out PSR targets. The filters are applicable to passive and real time displays.</w:t>
      </w:r>
    </w:p>
    <w:p w:rsidR="00913D1C" w:rsidRPr="00EA4871" w:rsidRDefault="008F16CE" w:rsidP="00913D1C">
      <w:pPr>
        <w:rPr>
          <w:i/>
          <w:noProof/>
        </w:rPr>
      </w:pPr>
      <w:r>
        <w:rPr>
          <w:b/>
          <w:i/>
          <w:noProof/>
        </w:rPr>
        <w:t>NOTE</w:t>
      </w:r>
      <w:r w:rsidR="00FC4837" w:rsidRPr="00FC4837">
        <w:rPr>
          <w:b/>
          <w:i/>
          <w:noProof/>
        </w:rPr>
        <w:t>:</w:t>
      </w:r>
      <w:r w:rsidR="00FC4837">
        <w:rPr>
          <w:b/>
          <w:i/>
          <w:noProof/>
        </w:rPr>
        <w:t xml:space="preserve"> </w:t>
      </w:r>
      <w:r w:rsidR="00FC4837" w:rsidRPr="00EA4871">
        <w:rPr>
          <w:i/>
          <w:noProof/>
        </w:rPr>
        <w:t>Ap</w:t>
      </w:r>
      <w:r w:rsidR="00F367C6" w:rsidRPr="00EA4871">
        <w:rPr>
          <w:i/>
          <w:noProof/>
        </w:rPr>
        <w:t xml:space="preserve">plication uses WEB map provider Google, </w:t>
      </w:r>
      <w:r w:rsidR="00FC4837" w:rsidRPr="00EA4871">
        <w:rPr>
          <w:i/>
          <w:noProof/>
        </w:rPr>
        <w:t>so</w:t>
      </w:r>
      <w:r w:rsidR="00F367C6" w:rsidRPr="00EA4871">
        <w:rPr>
          <w:i/>
          <w:noProof/>
        </w:rPr>
        <w:t xml:space="preserve"> the</w:t>
      </w:r>
      <w:r w:rsidR="00FC4837" w:rsidRPr="00EA4871">
        <w:rPr>
          <w:i/>
          <w:noProof/>
        </w:rPr>
        <w:t xml:space="preserve"> first time </w:t>
      </w:r>
      <w:r w:rsidR="00F367C6" w:rsidRPr="00EA4871">
        <w:rPr>
          <w:i/>
          <w:noProof/>
        </w:rPr>
        <w:t>it</w:t>
      </w:r>
      <w:r w:rsidR="00FC4837" w:rsidRPr="00EA4871">
        <w:rPr>
          <w:i/>
          <w:noProof/>
        </w:rPr>
        <w:t xml:space="preserve"> is </w:t>
      </w:r>
      <w:r w:rsidR="005F2D9A" w:rsidRPr="00EA4871">
        <w:rPr>
          <w:i/>
          <w:noProof/>
        </w:rPr>
        <w:t>started</w:t>
      </w:r>
      <w:r w:rsidR="00FC4837" w:rsidRPr="00EA4871">
        <w:rPr>
          <w:i/>
          <w:noProof/>
        </w:rPr>
        <w:t xml:space="preserve"> it is necessary </w:t>
      </w:r>
      <w:r w:rsidR="001259AF" w:rsidRPr="00EA4871">
        <w:rPr>
          <w:i/>
          <w:noProof/>
        </w:rPr>
        <w:t xml:space="preserve">to have an internet </w:t>
      </w:r>
      <w:r w:rsidR="000C1567">
        <w:rPr>
          <w:i/>
          <w:noProof/>
        </w:rPr>
        <w:t xml:space="preserve">connection </w:t>
      </w:r>
      <w:r w:rsidR="000C1567" w:rsidRPr="00EA4871">
        <w:rPr>
          <w:i/>
          <w:noProof/>
        </w:rPr>
        <w:t xml:space="preserve"> </w:t>
      </w:r>
      <w:r w:rsidR="00FC4837" w:rsidRPr="00EA4871">
        <w:rPr>
          <w:i/>
          <w:noProof/>
        </w:rPr>
        <w:t xml:space="preserve">so application is able to cache </w:t>
      </w:r>
      <w:r w:rsidR="00D50472" w:rsidRPr="00EA4871">
        <w:rPr>
          <w:i/>
          <w:noProof/>
        </w:rPr>
        <w:t xml:space="preserve">the </w:t>
      </w:r>
      <w:r w:rsidR="00F367C6" w:rsidRPr="00EA4871">
        <w:rPr>
          <w:i/>
          <w:noProof/>
        </w:rPr>
        <w:t>maps. While on the internet</w:t>
      </w:r>
      <w:r w:rsidR="00FC4837" w:rsidRPr="00EA4871">
        <w:rPr>
          <w:i/>
          <w:noProof/>
        </w:rPr>
        <w:t xml:space="preserve"> </w:t>
      </w:r>
      <w:r w:rsidR="000C1567">
        <w:rPr>
          <w:i/>
          <w:noProof/>
        </w:rPr>
        <w:t>“</w:t>
      </w:r>
      <w:r w:rsidR="00FC4837" w:rsidRPr="00EA4871">
        <w:rPr>
          <w:i/>
          <w:noProof/>
        </w:rPr>
        <w:t xml:space="preserve">zoom </w:t>
      </w:r>
      <w:r w:rsidR="001259AF" w:rsidRPr="00EA4871">
        <w:rPr>
          <w:i/>
          <w:noProof/>
        </w:rPr>
        <w:t>in</w:t>
      </w:r>
      <w:r w:rsidR="000C1567">
        <w:rPr>
          <w:i/>
          <w:noProof/>
        </w:rPr>
        <w:t>”</w:t>
      </w:r>
      <w:r w:rsidR="001259AF" w:rsidRPr="00EA4871">
        <w:rPr>
          <w:i/>
          <w:noProof/>
        </w:rPr>
        <w:t xml:space="preserve"> so </w:t>
      </w:r>
      <w:r w:rsidR="00FC4837" w:rsidRPr="00EA4871">
        <w:rPr>
          <w:i/>
          <w:noProof/>
        </w:rPr>
        <w:t xml:space="preserve">maps </w:t>
      </w:r>
      <w:r w:rsidR="001259AF" w:rsidRPr="00EA4871">
        <w:rPr>
          <w:i/>
          <w:noProof/>
        </w:rPr>
        <w:t xml:space="preserve">with the appropriate resolution </w:t>
      </w:r>
      <w:r w:rsidR="00FC4837" w:rsidRPr="00EA4871">
        <w:rPr>
          <w:i/>
          <w:noProof/>
        </w:rPr>
        <w:t>are downloaded. Later on</w:t>
      </w:r>
      <w:r w:rsidR="001259AF" w:rsidRPr="00EA4871">
        <w:rPr>
          <w:i/>
          <w:noProof/>
        </w:rPr>
        <w:t xml:space="preserve"> no internet connection is required as</w:t>
      </w:r>
      <w:r w:rsidR="00FC4837" w:rsidRPr="00EA4871">
        <w:rPr>
          <w:i/>
          <w:noProof/>
        </w:rPr>
        <w:t xml:space="preserve"> maps </w:t>
      </w:r>
      <w:r w:rsidR="001259AF" w:rsidRPr="00EA4871">
        <w:rPr>
          <w:i/>
          <w:noProof/>
        </w:rPr>
        <w:t>are locally</w:t>
      </w:r>
      <w:r w:rsidR="00FC4837" w:rsidRPr="00EA4871">
        <w:rPr>
          <w:i/>
          <w:noProof/>
        </w:rPr>
        <w:t xml:space="preserve"> cached and application can be used offline. </w:t>
      </w:r>
      <w:r w:rsidR="00E92989" w:rsidRPr="00EA4871">
        <w:rPr>
          <w:i/>
          <w:noProof/>
        </w:rPr>
        <w:t xml:space="preserve"> </w:t>
      </w:r>
    </w:p>
    <w:p w:rsidR="00FC4837" w:rsidRDefault="00220336" w:rsidP="00913D1C">
      <w:pPr>
        <w:pStyle w:val="Heading3"/>
        <w:jc w:val="center"/>
        <w:rPr>
          <w:noProof/>
        </w:rPr>
      </w:pPr>
      <w:r>
        <w:rPr>
          <w:i/>
          <w:iCs/>
          <w:noProof/>
          <w:color w:val="808080" w:themeColor="text1" w:themeTint="7F"/>
        </w:rPr>
        <w:lastRenderedPageBreak/>
        <w:drawing>
          <wp:inline distT="0" distB="0" distL="0" distR="0">
            <wp:extent cx="6452870" cy="3907790"/>
            <wp:effectExtent l="19050" t="0" r="5080" b="0"/>
            <wp:docPr id="19" name="Picture 6" descr="C:\Users\bhdca\Desktop\Figur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dca\Desktop\Figure 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D1C" w:rsidRDefault="0042275C" w:rsidP="00913D1C">
      <w:pPr>
        <w:pStyle w:val="Heading3"/>
        <w:jc w:val="center"/>
        <w:rPr>
          <w:noProof/>
        </w:rPr>
      </w:pPr>
      <w:bookmarkStart w:id="53" w:name="_Toc336514075"/>
      <w:bookmarkStart w:id="54" w:name="_Toc340219151"/>
      <w:r>
        <w:rPr>
          <w:noProof/>
        </w:rPr>
        <w:t>Figure 12</w:t>
      </w:r>
      <w:r w:rsidR="00E92989" w:rsidRPr="00E92989">
        <w:rPr>
          <w:noProof/>
        </w:rPr>
        <w:t xml:space="preserve">: </w:t>
      </w:r>
      <w:r w:rsidR="00E92989">
        <w:rPr>
          <w:noProof/>
        </w:rPr>
        <w:t>Map with user defined and Google terrain overlay</w:t>
      </w:r>
      <w:bookmarkEnd w:id="53"/>
      <w:bookmarkEnd w:id="54"/>
    </w:p>
    <w:p w:rsidR="00252C61" w:rsidRDefault="00252C61" w:rsidP="00252C61"/>
    <w:p w:rsidR="00252C61" w:rsidRDefault="00252C61" w:rsidP="00252C61">
      <w:r>
        <w:t xml:space="preserve">The following four options are available via </w:t>
      </w:r>
      <w:r w:rsidRPr="00252C61">
        <w:rPr>
          <w:b/>
          <w:i/>
        </w:rPr>
        <w:t>Map Type</w:t>
      </w:r>
      <w:r>
        <w:t xml:space="preserve"> list box:</w:t>
      </w:r>
    </w:p>
    <w:p w:rsidR="00252C61" w:rsidRDefault="00252C61" w:rsidP="00252C61">
      <w:pPr>
        <w:pStyle w:val="ListParagraph"/>
        <w:numPr>
          <w:ilvl w:val="0"/>
          <w:numId w:val="18"/>
        </w:numPr>
      </w:pPr>
      <w:r>
        <w:t>Google Plain</w:t>
      </w:r>
    </w:p>
    <w:p w:rsidR="00252C61" w:rsidRDefault="00252C61" w:rsidP="00252C61">
      <w:pPr>
        <w:pStyle w:val="ListParagraph"/>
        <w:numPr>
          <w:ilvl w:val="0"/>
          <w:numId w:val="18"/>
        </w:numPr>
      </w:pPr>
      <w:r>
        <w:t xml:space="preserve">Google Satellite </w:t>
      </w:r>
    </w:p>
    <w:p w:rsidR="00252C61" w:rsidRDefault="00252C61" w:rsidP="00252C61">
      <w:pPr>
        <w:pStyle w:val="ListParagraph"/>
        <w:numPr>
          <w:ilvl w:val="0"/>
          <w:numId w:val="18"/>
        </w:numPr>
      </w:pPr>
      <w:r>
        <w:t>Google Terrain</w:t>
      </w:r>
    </w:p>
    <w:p w:rsidR="00252C61" w:rsidRDefault="00252C61" w:rsidP="00252C61">
      <w:pPr>
        <w:pStyle w:val="ListParagraph"/>
        <w:numPr>
          <w:ilvl w:val="0"/>
          <w:numId w:val="18"/>
        </w:numPr>
      </w:pPr>
      <w:r>
        <w:t>Google Hybrid</w:t>
      </w:r>
    </w:p>
    <w:p w:rsidR="00252C61" w:rsidRDefault="00252C61" w:rsidP="00252C61">
      <w:pPr>
        <w:pStyle w:val="ListParagraph"/>
        <w:numPr>
          <w:ilvl w:val="0"/>
          <w:numId w:val="18"/>
        </w:numPr>
      </w:pPr>
      <w:r>
        <w:t>Custom Build</w:t>
      </w:r>
    </w:p>
    <w:p w:rsidR="00252C61" w:rsidRPr="00252C61" w:rsidRDefault="003F5541" w:rsidP="00252C61">
      <w:r>
        <w:t>Custom Build elements are always shown</w:t>
      </w:r>
      <w:r w:rsidR="00105B75">
        <w:t>. However, the individual elements of the Custom Built map can be e</w:t>
      </w:r>
      <w:r w:rsidR="0010287A">
        <w:t xml:space="preserve">nabled or </w:t>
      </w:r>
      <w:r w:rsidR="00105B75">
        <w:t xml:space="preserve">disabled as described in </w:t>
      </w:r>
      <w:r w:rsidR="007F3689" w:rsidRPr="008F16CE">
        <w:rPr>
          <w:b/>
          <w:i/>
        </w:rPr>
        <w:t>Display Items</w:t>
      </w:r>
      <w:r w:rsidR="007F3689">
        <w:t xml:space="preserve"> section of the User Manual.</w:t>
      </w:r>
    </w:p>
    <w:p w:rsidR="000331D7" w:rsidRPr="00E92989" w:rsidRDefault="009A3227" w:rsidP="00913D1C">
      <w:pPr>
        <w:pStyle w:val="Heading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52870" cy="3907790"/>
            <wp:effectExtent l="19050" t="0" r="5080" b="0"/>
            <wp:docPr id="20" name="Picture 7" descr="C:\Users\bhdca\Desktop\Figure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dca\Desktop\Figure 1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35" w:rsidRDefault="0042275C" w:rsidP="00913D1C">
      <w:pPr>
        <w:pStyle w:val="Heading3"/>
        <w:jc w:val="center"/>
        <w:rPr>
          <w:noProof/>
        </w:rPr>
      </w:pPr>
      <w:bookmarkStart w:id="55" w:name="_Toc336514076"/>
      <w:bookmarkStart w:id="56" w:name="_Toc340219152"/>
      <w:r>
        <w:rPr>
          <w:noProof/>
        </w:rPr>
        <w:t>Figure 13</w:t>
      </w:r>
      <w:r w:rsidR="007C4953">
        <w:rPr>
          <w:noProof/>
        </w:rPr>
        <w:t>: Passive display no filter</w:t>
      </w:r>
      <w:bookmarkEnd w:id="55"/>
      <w:bookmarkEnd w:id="56"/>
    </w:p>
    <w:p w:rsidR="007C4953" w:rsidRPr="00913D1C" w:rsidRDefault="009A3227" w:rsidP="00913D1C">
      <w:pPr>
        <w:pStyle w:val="Heading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52870" cy="3907790"/>
            <wp:effectExtent l="19050" t="0" r="5080" b="0"/>
            <wp:docPr id="29" name="Picture 8" descr="C:\Users\bhdca\Desktop\Figure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dca\Desktop\Figure 1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953" w:rsidRDefault="0042275C" w:rsidP="00913D1C">
      <w:pPr>
        <w:pStyle w:val="Heading3"/>
        <w:jc w:val="center"/>
      </w:pPr>
      <w:bookmarkStart w:id="57" w:name="_Toc336514077"/>
      <w:bookmarkStart w:id="58" w:name="_Toc340219153"/>
      <w:r>
        <w:t>Figure 14</w:t>
      </w:r>
      <w:r w:rsidR="007C4953">
        <w:t xml:space="preserve">: Passive filter – </w:t>
      </w:r>
      <w:bookmarkEnd w:id="57"/>
      <w:r w:rsidR="00C92E66">
        <w:t>by Mode-A</w:t>
      </w:r>
      <w:r w:rsidR="006C3F51">
        <w:t xml:space="preserve"> code</w:t>
      </w:r>
      <w:bookmarkEnd w:id="58"/>
    </w:p>
    <w:p w:rsidR="009E064A" w:rsidRPr="009E064A" w:rsidRDefault="009E064A" w:rsidP="009E064A"/>
    <w:p w:rsidR="00D62E0C" w:rsidRDefault="00984ED5" w:rsidP="002A5127">
      <w:r>
        <w:t>Display zoom-in and zoom-</w:t>
      </w:r>
      <w:r w:rsidR="00217373">
        <w:t>out</w:t>
      </w:r>
      <w:r w:rsidR="003D1D9F">
        <w:t xml:space="preserve"> </w:t>
      </w:r>
      <w:r>
        <w:t>can be done via</w:t>
      </w:r>
      <w:r w:rsidR="003D1D9F">
        <w:t xml:space="preserve"> mouse middle</w:t>
      </w:r>
      <w:r w:rsidR="006D516C">
        <w:t>/scroll</w:t>
      </w:r>
      <w:r w:rsidR="003D1D9F">
        <w:t xml:space="preserve"> button</w:t>
      </w:r>
      <w:r w:rsidR="009E064A">
        <w:t>. Ma</w:t>
      </w:r>
      <w:r w:rsidR="002C6282">
        <w:t>p</w:t>
      </w:r>
      <w:r w:rsidR="009E064A">
        <w:t xml:space="preserve"> can be moved</w:t>
      </w:r>
      <w:r w:rsidR="002C6282">
        <w:t xml:space="preserve"> in any direction using </w:t>
      </w:r>
      <w:r w:rsidR="000C1567">
        <w:t xml:space="preserve">the </w:t>
      </w:r>
      <w:r w:rsidR="002C6282">
        <w:t>mouse</w:t>
      </w:r>
      <w:r w:rsidR="009E064A">
        <w:t xml:space="preserve"> while holding the right mouse button pressed. Both functions are also provided via </w:t>
      </w:r>
      <w:r>
        <w:t>application GUI.</w:t>
      </w:r>
    </w:p>
    <w:p w:rsidR="009E064A" w:rsidRDefault="009E064A" w:rsidP="002A5127">
      <w:pPr>
        <w:pStyle w:val="Heading1"/>
        <w:jc w:val="center"/>
      </w:pPr>
    </w:p>
    <w:p w:rsidR="002C6282" w:rsidRDefault="002C628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92E05" w:rsidRDefault="00D62E0C" w:rsidP="004F2B1A">
      <w:pPr>
        <w:pStyle w:val="Heading1"/>
        <w:jc w:val="center"/>
      </w:pPr>
      <w:bookmarkStart w:id="59" w:name="_Toc340219154"/>
      <w:r>
        <w:lastRenderedPageBreak/>
        <w:t>Track Label</w:t>
      </w:r>
      <w:bookmarkEnd w:id="59"/>
    </w:p>
    <w:p w:rsidR="00F92869" w:rsidRDefault="003166AF" w:rsidP="00F92869">
      <w:r>
        <w:t xml:space="preserve"> </w:t>
      </w:r>
    </w:p>
    <w:p w:rsidR="005556D9" w:rsidRDefault="00AB6E88" w:rsidP="005556D9">
      <w:pPr>
        <w:pStyle w:val="Heading3"/>
        <w:jc w:val="center"/>
      </w:pPr>
      <w:bookmarkStart w:id="60" w:name="_Toc339806412"/>
      <w:r>
        <w:rPr>
          <w:noProof/>
        </w:rPr>
        <w:drawing>
          <wp:inline distT="0" distB="0" distL="0" distR="0">
            <wp:extent cx="2665730" cy="3691890"/>
            <wp:effectExtent l="19050" t="0" r="1270" b="0"/>
            <wp:docPr id="15" name="Picture 1" descr="C:\Users\bhdca\Desktop\Examp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dca\Desktop\Example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 w:rsidR="00F60E0B" w:rsidRDefault="004319B9" w:rsidP="00F60E0B">
      <w:pPr>
        <w:pStyle w:val="Heading3"/>
        <w:jc w:val="center"/>
      </w:pPr>
      <w:bookmarkStart w:id="61" w:name="_Toc340219155"/>
      <w:r>
        <w:t>F</w:t>
      </w:r>
      <w:r w:rsidR="00035B9D">
        <w:t>igure 15</w:t>
      </w:r>
      <w:r w:rsidR="005556D9">
        <w:t>: Label in coast</w:t>
      </w:r>
      <w:r w:rsidR="00AB6E88">
        <w:t xml:space="preserve">, AC is climbing and entered </w:t>
      </w:r>
      <w:r w:rsidR="005E4F22">
        <w:t xml:space="preserve">a </w:t>
      </w:r>
      <w:r w:rsidR="00AB6E88">
        <w:t>CFL</w:t>
      </w:r>
      <w:bookmarkEnd w:id="61"/>
    </w:p>
    <w:p w:rsidR="00F60E0B" w:rsidRPr="00F60E0B" w:rsidRDefault="00F60E0B" w:rsidP="00F60E0B"/>
    <w:p w:rsidR="00F60E0B" w:rsidRDefault="00F60E0B" w:rsidP="00F60E0B">
      <w:r>
        <w:t>Figure 15 depicts a track label that is in:</w:t>
      </w:r>
    </w:p>
    <w:p w:rsidR="00F60E0B" w:rsidRDefault="00F60E0B" w:rsidP="00F60E0B">
      <w:pPr>
        <w:pStyle w:val="ListParagraph"/>
        <w:numPr>
          <w:ilvl w:val="0"/>
          <w:numId w:val="15"/>
        </w:numPr>
      </w:pPr>
      <w:r>
        <w:t>Co</w:t>
      </w:r>
      <w:r w:rsidR="00E27AD7">
        <w:t xml:space="preserve">ast state (indicated by </w:t>
      </w:r>
      <w:r w:rsidR="00E27AD7">
        <w:rPr>
          <w:rFonts w:cstheme="minorHAnsi"/>
        </w:rPr>
        <w:t>↘</w:t>
      </w:r>
      <w:r>
        <w:t xml:space="preserve"> pointing arrow next to Mode A 6544)</w:t>
      </w:r>
    </w:p>
    <w:p w:rsidR="00F60E0B" w:rsidRDefault="00F60E0B" w:rsidP="00F60E0B">
      <w:pPr>
        <w:pStyle w:val="ListParagraph"/>
        <w:numPr>
          <w:ilvl w:val="1"/>
          <w:numId w:val="15"/>
        </w:numPr>
      </w:pPr>
      <w:r>
        <w:t>Coast indicates that track has not been updated</w:t>
      </w:r>
      <w:r w:rsidR="00E27AD7">
        <w:t xml:space="preserve"> by the sensor data</w:t>
      </w:r>
      <w:r>
        <w:t xml:space="preserve"> for the present update cycle.</w:t>
      </w:r>
    </w:p>
    <w:p w:rsidR="00F60E0B" w:rsidRDefault="00F60E0B" w:rsidP="00F60E0B">
      <w:pPr>
        <w:pStyle w:val="ListParagraph"/>
        <w:numPr>
          <w:ilvl w:val="0"/>
          <w:numId w:val="15"/>
        </w:numPr>
      </w:pPr>
      <w:r>
        <w:t>A</w:t>
      </w:r>
      <w:r w:rsidR="0011700C">
        <w:t xml:space="preserve">C is climbing (indicated by </w:t>
      </w:r>
      <w:r w:rsidR="0011700C">
        <w:rPr>
          <w:rFonts w:cstheme="minorHAnsi"/>
        </w:rPr>
        <w:t>↑</w:t>
      </w:r>
      <w:r>
        <w:t xml:space="preserve"> pointing arrow next to Mode C 334)</w:t>
      </w:r>
    </w:p>
    <w:p w:rsidR="00F60E0B" w:rsidRDefault="00F60E0B" w:rsidP="00F60E0B">
      <w:pPr>
        <w:pStyle w:val="ListParagraph"/>
        <w:numPr>
          <w:ilvl w:val="1"/>
          <w:numId w:val="15"/>
        </w:numPr>
      </w:pPr>
      <w:r>
        <w:t>Climbing/Descending is displayed once Mode-C changes between update cycles.</w:t>
      </w:r>
    </w:p>
    <w:p w:rsidR="00F60E0B" w:rsidRDefault="0078009E" w:rsidP="00F60E0B">
      <w:pPr>
        <w:pStyle w:val="ListParagraph"/>
        <w:numPr>
          <w:ilvl w:val="0"/>
          <w:numId w:val="15"/>
        </w:numPr>
      </w:pPr>
      <w:r>
        <w:t>A track that has</w:t>
      </w:r>
      <w:r w:rsidR="00F60E0B">
        <w:t xml:space="preserve"> CFL 600 </w:t>
      </w:r>
      <w:r>
        <w:t>assigned</w:t>
      </w:r>
      <w:r w:rsidR="00F60E0B">
        <w:t xml:space="preserve"> (next to Mode C)</w:t>
      </w:r>
    </w:p>
    <w:p w:rsidR="00F60E0B" w:rsidRDefault="00F60E0B" w:rsidP="00F60E0B">
      <w:pPr>
        <w:pStyle w:val="ListParagraph"/>
        <w:numPr>
          <w:ilvl w:val="1"/>
          <w:numId w:val="15"/>
        </w:numPr>
      </w:pPr>
      <w:r>
        <w:t xml:space="preserve">To enter a CFL right click over </w:t>
      </w:r>
      <w:r w:rsidR="00217A2E">
        <w:t xml:space="preserve">the </w:t>
      </w:r>
      <w:r>
        <w:t>CFL field.</w:t>
      </w:r>
    </w:p>
    <w:p w:rsidR="00F60E0B" w:rsidRPr="00F60E0B" w:rsidRDefault="00F60E0B" w:rsidP="00F60E0B">
      <w:r>
        <w:t>To move a label just place the mouse over the label</w:t>
      </w:r>
      <w:r w:rsidR="000C1567">
        <w:t xml:space="preserve"> </w:t>
      </w:r>
      <w:r>
        <w:t>and move it in the desired direction while holding left mouse button. Please note that the label box is shown only when a mouse is over the label.</w:t>
      </w:r>
    </w:p>
    <w:p w:rsidR="00AF5656" w:rsidRDefault="00AF5656" w:rsidP="002A2DD7">
      <w:pPr>
        <w:pStyle w:val="Heading1"/>
        <w:rPr>
          <w:b w:val="0"/>
        </w:rPr>
      </w:pPr>
    </w:p>
    <w:p w:rsidR="005E4F22" w:rsidRDefault="00635F62" w:rsidP="00FF77A6">
      <w:pPr>
        <w:pStyle w:val="Heading1"/>
        <w:jc w:val="center"/>
        <w:rPr>
          <w:b w:val="0"/>
        </w:rPr>
      </w:pPr>
      <w:bookmarkStart w:id="62" w:name="_Toc340219156"/>
      <w:r w:rsidRPr="00272081">
        <w:rPr>
          <w:b w:val="0"/>
        </w:rPr>
        <w:t>Display Attributes</w:t>
      </w:r>
      <w:bookmarkEnd w:id="62"/>
    </w:p>
    <w:p w:rsidR="00FF77A6" w:rsidRPr="00FF77A6" w:rsidRDefault="00FF77A6" w:rsidP="00FF77A6"/>
    <w:p w:rsidR="00747F35" w:rsidRDefault="00DF4CD8" w:rsidP="00FF77A6">
      <w:pPr>
        <w:ind w:firstLine="720"/>
        <w:jc w:val="both"/>
      </w:pPr>
      <w:r>
        <w:t xml:space="preserve">Display attributes window is accessed either via the Main Window from </w:t>
      </w:r>
      <w:r w:rsidRPr="00DF4CD8">
        <w:rPr>
          <w:b/>
          <w:i/>
        </w:rPr>
        <w:t>Settings -&gt; Display Attributes</w:t>
      </w:r>
      <w:r>
        <w:t xml:space="preserve"> or by right button mouse click from the</w:t>
      </w:r>
      <w:r w:rsidR="00B603CE">
        <w:t xml:space="preserve"> Display Window </w:t>
      </w:r>
      <w:del w:id="63" w:author="bhdca" w:date="2012-11-09T10:02:00Z">
        <w:r w:rsidDel="006D516C">
          <w:delText xml:space="preserve"> </w:delText>
        </w:r>
      </w:del>
      <w:r w:rsidR="009D0BCF">
        <w:t xml:space="preserve">where an </w:t>
      </w:r>
      <w:r>
        <w:t>option to open up the Display Attributes Window</w:t>
      </w:r>
      <w:r w:rsidR="009D0BCF">
        <w:t xml:space="preserve"> is shown</w:t>
      </w:r>
      <w:r>
        <w:t>. This wi</w:t>
      </w:r>
      <w:r w:rsidR="00B603CE">
        <w:t xml:space="preserve">ndow is used to adjust </w:t>
      </w:r>
      <w:r>
        <w:t xml:space="preserve">display attributes </w:t>
      </w:r>
      <w:r w:rsidR="00CC5418">
        <w:t xml:space="preserve">as shown </w:t>
      </w:r>
      <w:r w:rsidR="009D0BCF">
        <w:t xml:space="preserve">in </w:t>
      </w:r>
      <w:r w:rsidR="00F05DA5">
        <w:t>Figure 16</w:t>
      </w:r>
    </w:p>
    <w:p w:rsidR="00065BC6" w:rsidRDefault="00065BC6" w:rsidP="00913D1C">
      <w:pPr>
        <w:pStyle w:val="Heading3"/>
        <w:jc w:val="center"/>
      </w:pPr>
      <w:bookmarkStart w:id="64" w:name="_Toc339806415"/>
      <w:r w:rsidRPr="00770D73">
        <w:rPr>
          <w:rStyle w:val="SubtleEmphasis"/>
          <w:noProof/>
        </w:rPr>
        <w:drawing>
          <wp:inline distT="0" distB="0" distL="0" distR="0">
            <wp:extent cx="1043940" cy="1147445"/>
            <wp:effectExtent l="19050" t="0" r="3810" b="0"/>
            <wp:docPr id="22" name="Picture 8" descr="C:\Users\bhdca\Desktop\ScreenHunter_06 Sep. 12 14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dca\Desktop\ScreenHunter_06 Sep. 12 14.5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 w:rsidR="00065BC6" w:rsidRDefault="00A77D91" w:rsidP="00913D1C">
      <w:pPr>
        <w:pStyle w:val="Heading3"/>
        <w:jc w:val="center"/>
      </w:pPr>
      <w:bookmarkStart w:id="65" w:name="_Toc336514078"/>
      <w:bookmarkStart w:id="66" w:name="_Toc340219157"/>
      <w:r>
        <w:t>Figure 1</w:t>
      </w:r>
      <w:r w:rsidR="002A5127">
        <w:t>6</w:t>
      </w:r>
      <w:r w:rsidR="00065BC6">
        <w:t>: Menu to Access Display configuration windows</w:t>
      </w:r>
      <w:bookmarkEnd w:id="65"/>
      <w:bookmarkEnd w:id="66"/>
    </w:p>
    <w:p w:rsidR="000E0490" w:rsidRDefault="000E0490" w:rsidP="00DF4CD8">
      <w:pPr>
        <w:jc w:val="both"/>
      </w:pPr>
    </w:p>
    <w:p w:rsidR="00DF4CD8" w:rsidRDefault="0089392F" w:rsidP="00DF4CD8">
      <w:pPr>
        <w:jc w:val="both"/>
      </w:pPr>
      <w:r>
        <w:t xml:space="preserve">To check/modify </w:t>
      </w:r>
      <w:r w:rsidR="00DF4CD8">
        <w:t xml:space="preserve">specific display attribute first select </w:t>
      </w:r>
      <w:r w:rsidR="00DF4CD8" w:rsidRPr="00DF4CD8">
        <w:rPr>
          <w:b/>
          <w:i/>
        </w:rPr>
        <w:t>Display Item</w:t>
      </w:r>
      <w:r w:rsidR="009D0BCF">
        <w:rPr>
          <w:b/>
          <w:i/>
        </w:rPr>
        <w:t>s</w:t>
      </w:r>
      <w:r w:rsidR="00DF4CD8">
        <w:t xml:space="preserve">, and then modify an applicable attribute. </w:t>
      </w:r>
    </w:p>
    <w:p w:rsidR="00DF4CD8" w:rsidRDefault="00DF4CD8" w:rsidP="00DF4CD8">
      <w:pPr>
        <w:ind w:left="1440"/>
        <w:jc w:val="both"/>
        <w:rPr>
          <w:b/>
          <w:i/>
        </w:rPr>
      </w:pPr>
      <w:r w:rsidRPr="00DF4CD8">
        <w:rPr>
          <w:b/>
          <w:i/>
        </w:rPr>
        <w:t>NOTE: Although not all attributes are applicable to each Item all attributes are available for the implementation simplicity. Example: Line Attribute is not applicable to radar but is to State Border line.</w:t>
      </w:r>
    </w:p>
    <w:p w:rsidR="008250F8" w:rsidRDefault="003B43A5" w:rsidP="00A07EA9">
      <w:pPr>
        <w:pStyle w:val="Heading3"/>
        <w:jc w:val="center"/>
      </w:pPr>
      <w:bookmarkStart w:id="67" w:name="_Toc339806417"/>
      <w:r w:rsidRPr="00770D73">
        <w:rPr>
          <w:rStyle w:val="SubtleEmphasis"/>
          <w:noProof/>
        </w:rPr>
        <w:lastRenderedPageBreak/>
        <w:drawing>
          <wp:inline distT="0" distB="0" distL="0" distR="0">
            <wp:extent cx="3813175" cy="6607810"/>
            <wp:effectExtent l="19050" t="0" r="0" b="0"/>
            <wp:docPr id="24" name="Picture 9" descr="C:\Users\bhdca\Desktop\ScreenHunter_05 Sep. 12 14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dca\Desktop\ScreenHunter_05 Sep. 12 14.5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660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 w:rsidR="008250F8" w:rsidRPr="008250F8" w:rsidRDefault="00A77D91" w:rsidP="00A07EA9">
      <w:pPr>
        <w:pStyle w:val="Heading3"/>
        <w:jc w:val="center"/>
      </w:pPr>
      <w:bookmarkStart w:id="68" w:name="_Toc336514079"/>
      <w:bookmarkStart w:id="69" w:name="_Toc340219158"/>
      <w:r>
        <w:t>Figure 1</w:t>
      </w:r>
      <w:r w:rsidR="0099247A">
        <w:t>7</w:t>
      </w:r>
      <w:r w:rsidR="008250F8">
        <w:t>: Display Attributes</w:t>
      </w:r>
      <w:bookmarkEnd w:id="68"/>
      <w:bookmarkEnd w:id="69"/>
    </w:p>
    <w:p w:rsidR="00C504D9" w:rsidRPr="007141FD" w:rsidRDefault="009D0BCF" w:rsidP="007141FD">
      <w:pPr>
        <w:ind w:firstLine="720"/>
      </w:pPr>
      <w:r>
        <w:t>Display attributes window is accessed by the right button mouse click from the Display Window that then provides the option to open up the Display Item</w:t>
      </w:r>
      <w:r w:rsidR="007141FD">
        <w:t>.</w:t>
      </w:r>
    </w:p>
    <w:p w:rsidR="00DF4CD8" w:rsidRDefault="00DF4CD8" w:rsidP="000E0490">
      <w:pPr>
        <w:pStyle w:val="Heading1"/>
        <w:jc w:val="center"/>
        <w:rPr>
          <w:b w:val="0"/>
        </w:rPr>
      </w:pPr>
      <w:bookmarkStart w:id="70" w:name="_Toc340219159"/>
      <w:r w:rsidRPr="00272081">
        <w:rPr>
          <w:b w:val="0"/>
        </w:rPr>
        <w:t>Display Items</w:t>
      </w:r>
      <w:bookmarkEnd w:id="70"/>
    </w:p>
    <w:p w:rsidR="008D2D80" w:rsidRDefault="008D2D80" w:rsidP="00AC47BC">
      <w:pPr>
        <w:spacing w:after="0"/>
        <w:outlineLvl w:val="0"/>
      </w:pPr>
    </w:p>
    <w:p w:rsidR="009C5DE0" w:rsidRDefault="009C5DE0" w:rsidP="00285220">
      <w:pPr>
        <w:pStyle w:val="Heading3"/>
        <w:jc w:val="center"/>
      </w:pPr>
      <w:bookmarkStart w:id="71" w:name="_Toc339806420"/>
      <w:r w:rsidRPr="00770D73">
        <w:rPr>
          <w:rStyle w:val="SubtleEmphasis"/>
          <w:noProof/>
        </w:rPr>
        <w:lastRenderedPageBreak/>
        <w:drawing>
          <wp:inline distT="0" distB="0" distL="0" distR="0">
            <wp:extent cx="1259205" cy="1863090"/>
            <wp:effectExtent l="19050" t="0" r="0" b="0"/>
            <wp:docPr id="25" name="Picture 10" descr="C:\Users\bhdca\Desktop\ScreenHunter_07 Sep. 12 14.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dca\Desktop\ScreenHunter_07 Sep. 12 14.5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 w:rsidR="009A0021" w:rsidRDefault="005F48DF" w:rsidP="00285220">
      <w:pPr>
        <w:pStyle w:val="Heading3"/>
        <w:jc w:val="center"/>
      </w:pPr>
      <w:bookmarkStart w:id="72" w:name="_Toc336514080"/>
      <w:bookmarkStart w:id="73" w:name="_Toc340219160"/>
      <w:r>
        <w:t>Figure 1</w:t>
      </w:r>
      <w:r w:rsidR="0099247A">
        <w:t>8</w:t>
      </w:r>
      <w:r w:rsidR="009C5DE0">
        <w:t>: Display Items</w:t>
      </w:r>
      <w:bookmarkEnd w:id="72"/>
      <w:bookmarkEnd w:id="73"/>
    </w:p>
    <w:p w:rsidR="009C5DE0" w:rsidRDefault="009C5DE0" w:rsidP="009A0021">
      <w:pPr>
        <w:spacing w:after="0"/>
      </w:pPr>
    </w:p>
    <w:p w:rsidR="000F7455" w:rsidRPr="00321713" w:rsidRDefault="005B5330">
      <w:r>
        <w:t>Display Item</w:t>
      </w:r>
      <w:r w:rsidR="009D0BCF">
        <w:t xml:space="preserve">s option </w:t>
      </w:r>
      <w:r w:rsidR="00AC47BC">
        <w:t>provides a simple way to dynamically enable/disable specific data item on the display. The selection gets saved between application sessions.</w:t>
      </w:r>
    </w:p>
    <w:p w:rsidR="004A5145" w:rsidRDefault="00870C75" w:rsidP="00EF6019">
      <w:pPr>
        <w:pStyle w:val="Heading1"/>
        <w:jc w:val="center"/>
        <w:rPr>
          <w:b w:val="0"/>
        </w:rPr>
      </w:pPr>
      <w:bookmarkStart w:id="74" w:name="_Toc340219161"/>
      <w:r w:rsidRPr="00272081">
        <w:rPr>
          <w:b w:val="0"/>
        </w:rPr>
        <w:t>Label Attributes</w:t>
      </w:r>
      <w:bookmarkEnd w:id="74"/>
    </w:p>
    <w:p w:rsidR="00C504D9" w:rsidRPr="00C504D9" w:rsidRDefault="00C504D9" w:rsidP="00C504D9"/>
    <w:p w:rsidR="000F7455" w:rsidRDefault="000F7455" w:rsidP="000F7455">
      <w:pPr>
        <w:spacing w:after="0"/>
      </w:pPr>
      <w:r>
        <w:t>Label Attributes Window lets you configure Track/Plot Label attributes.</w:t>
      </w:r>
      <w:r w:rsidR="00163835">
        <w:t xml:space="preserve"> The changes can be checked immediately by pressing </w:t>
      </w:r>
      <w:r w:rsidR="002D288D">
        <w:t>the “Update” button</w:t>
      </w:r>
      <w:r w:rsidR="0081008A">
        <w:t xml:space="preserve">. </w:t>
      </w:r>
      <w:r w:rsidR="00E83B31">
        <w:t>Satisfactory</w:t>
      </w:r>
      <w:r w:rsidR="0081008A">
        <w:t xml:space="preserve"> selection </w:t>
      </w:r>
      <w:r w:rsidR="009D0BCF">
        <w:t xml:space="preserve">of </w:t>
      </w:r>
      <w:r w:rsidR="0081008A">
        <w:t xml:space="preserve">the settings can be saved using </w:t>
      </w:r>
      <w:r w:rsidR="009D0BCF">
        <w:t xml:space="preserve">the </w:t>
      </w:r>
      <w:r w:rsidR="0081008A">
        <w:t>“Save”</w:t>
      </w:r>
      <w:r w:rsidR="00066206">
        <w:t xml:space="preserve"> but</w:t>
      </w:r>
      <w:r w:rsidR="006C4349">
        <w:t>ton</w:t>
      </w:r>
      <w:r w:rsidR="009D0BCF">
        <w:t xml:space="preserve">, in which case </w:t>
      </w:r>
      <w:r w:rsidR="006C4349">
        <w:t xml:space="preserve">they </w:t>
      </w:r>
      <w:r w:rsidR="009D0BCF">
        <w:t xml:space="preserve">will </w:t>
      </w:r>
      <w:r w:rsidR="006C4349">
        <w:t>persist</w:t>
      </w:r>
      <w:r w:rsidR="00066206">
        <w:t xml:space="preserve"> between sessions.</w:t>
      </w:r>
    </w:p>
    <w:p w:rsidR="000F7455" w:rsidRPr="000F7455" w:rsidRDefault="000F7455" w:rsidP="000F7455">
      <w:pPr>
        <w:spacing w:after="0"/>
      </w:pPr>
    </w:p>
    <w:p w:rsidR="000F7455" w:rsidRDefault="000F7455" w:rsidP="001D5D74">
      <w:pPr>
        <w:pStyle w:val="Heading3"/>
        <w:jc w:val="center"/>
      </w:pPr>
      <w:bookmarkStart w:id="75" w:name="_Toc339806423"/>
      <w:r w:rsidRPr="00770D73">
        <w:rPr>
          <w:rStyle w:val="SubtleEmphasis"/>
          <w:noProof/>
        </w:rPr>
        <w:lastRenderedPageBreak/>
        <w:drawing>
          <wp:inline distT="0" distB="0" distL="0" distR="0">
            <wp:extent cx="2562225" cy="4925695"/>
            <wp:effectExtent l="19050" t="0" r="9525" b="0"/>
            <wp:docPr id="26" name="Picture 11" descr="C:\Users\bhdca\Desktop\ScreenHunter_08 Sep. 12 14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hdca\Desktop\ScreenHunter_08 Sep. 12 14.5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92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 w:rsidR="00870C75" w:rsidRPr="00A60434" w:rsidRDefault="005F48DF" w:rsidP="00A60434">
      <w:pPr>
        <w:pStyle w:val="Heading3"/>
        <w:jc w:val="center"/>
      </w:pPr>
      <w:bookmarkStart w:id="76" w:name="_Toc336514081"/>
      <w:bookmarkStart w:id="77" w:name="_Toc340219162"/>
      <w:r>
        <w:t>Figure 1</w:t>
      </w:r>
      <w:r w:rsidR="0099247A">
        <w:t>9</w:t>
      </w:r>
      <w:r w:rsidR="000F7455">
        <w:t>: Label Attributes Picker</w:t>
      </w:r>
      <w:bookmarkEnd w:id="76"/>
      <w:bookmarkEnd w:id="77"/>
    </w:p>
    <w:p w:rsidR="00A60434" w:rsidRDefault="00A6043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60434" w:rsidRDefault="00A60434" w:rsidP="00A60434">
      <w:pPr>
        <w:pStyle w:val="Heading1"/>
        <w:jc w:val="center"/>
      </w:pPr>
    </w:p>
    <w:p w:rsidR="00A60434" w:rsidRDefault="00A60434" w:rsidP="00A60434">
      <w:pPr>
        <w:pStyle w:val="Heading1"/>
        <w:jc w:val="center"/>
      </w:pPr>
      <w:bookmarkStart w:id="78" w:name="_Toc340219163"/>
      <w:r>
        <w:t>Choosing Category to Process</w:t>
      </w:r>
      <w:bookmarkEnd w:id="78"/>
    </w:p>
    <w:p w:rsidR="00577E5B" w:rsidRDefault="00577E5B" w:rsidP="00A60434"/>
    <w:p w:rsidR="00A60434" w:rsidRPr="00A60434" w:rsidRDefault="00A60434" w:rsidP="00A60434">
      <w:pPr>
        <w:jc w:val="center"/>
      </w:pPr>
      <w:r>
        <w:rPr>
          <w:noProof/>
        </w:rPr>
        <w:drawing>
          <wp:inline distT="0" distB="0" distL="0" distR="0">
            <wp:extent cx="2078990" cy="2363470"/>
            <wp:effectExtent l="19050" t="0" r="0" b="0"/>
            <wp:docPr id="1" name="Picture 1" descr="C:\Users\bhdca\Desktop\ScreenHunter_01 Sep. 27 12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dca\Desktop\ScreenHunter_01 Sep. 27 12.5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34" w:rsidRDefault="0099247A" w:rsidP="00AC47BC">
      <w:pPr>
        <w:pStyle w:val="Heading3"/>
        <w:jc w:val="center"/>
      </w:pPr>
      <w:bookmarkStart w:id="79" w:name="_Toc336514082"/>
      <w:bookmarkStart w:id="80" w:name="_Toc340219164"/>
      <w:bookmarkStart w:id="81" w:name="_Toc334523368"/>
      <w:r>
        <w:t>Figure 20</w:t>
      </w:r>
      <w:r w:rsidR="000178C9">
        <w:t>: Category decoder selector</w:t>
      </w:r>
      <w:bookmarkEnd w:id="79"/>
      <w:bookmarkEnd w:id="80"/>
    </w:p>
    <w:p w:rsidR="00AC47BC" w:rsidRPr="00AC47BC" w:rsidRDefault="00AC47BC" w:rsidP="00AC47BC"/>
    <w:p w:rsidR="00AC47BC" w:rsidRDefault="00AC47BC" w:rsidP="00AC47BC">
      <w:pPr>
        <w:ind w:firstLine="720"/>
      </w:pPr>
      <w:r>
        <w:t xml:space="preserve">This option </w:t>
      </w:r>
      <w:r w:rsidR="00B25D16">
        <w:t xml:space="preserve">allows the user to choose which </w:t>
      </w:r>
      <w:r>
        <w:t>ASTERIX Category to process</w:t>
      </w:r>
      <w:r w:rsidR="00321713">
        <w:t xml:space="preserve"> and </w:t>
      </w:r>
      <w:r w:rsidR="00B25D16">
        <w:t>which</w:t>
      </w:r>
      <w:r w:rsidR="00321713">
        <w:t xml:space="preserve"> to ignore.</w:t>
      </w:r>
    </w:p>
    <w:p w:rsidR="005E4F22" w:rsidRDefault="005E4F22" w:rsidP="000C4CD0">
      <w:pPr>
        <w:pStyle w:val="Heading1"/>
        <w:jc w:val="center"/>
      </w:pPr>
    </w:p>
    <w:p w:rsidR="005E4F22" w:rsidRDefault="005E4F22" w:rsidP="000C4CD0">
      <w:pPr>
        <w:pStyle w:val="Heading1"/>
        <w:jc w:val="center"/>
      </w:pPr>
    </w:p>
    <w:p w:rsidR="005E4F22" w:rsidRDefault="005E4F22" w:rsidP="000C4CD0">
      <w:pPr>
        <w:pStyle w:val="Heading1"/>
        <w:jc w:val="center"/>
      </w:pPr>
    </w:p>
    <w:p w:rsidR="005E4F22" w:rsidRDefault="005E4F22" w:rsidP="000C4CD0">
      <w:pPr>
        <w:pStyle w:val="Heading1"/>
        <w:jc w:val="center"/>
      </w:pPr>
    </w:p>
    <w:p w:rsidR="0097023F" w:rsidRDefault="0097023F" w:rsidP="000C4CD0">
      <w:pPr>
        <w:pStyle w:val="Heading1"/>
        <w:jc w:val="center"/>
      </w:pPr>
    </w:p>
    <w:p w:rsidR="005E4F22" w:rsidRPr="0097023F" w:rsidRDefault="0097023F" w:rsidP="0097023F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0C4CD0" w:rsidRDefault="000C4CD0" w:rsidP="000C4CD0">
      <w:pPr>
        <w:pStyle w:val="Heading1"/>
        <w:jc w:val="center"/>
      </w:pPr>
      <w:bookmarkStart w:id="82" w:name="_Toc340219165"/>
      <w:r>
        <w:lastRenderedPageBreak/>
        <w:t>ASTERIX Recording</w:t>
      </w:r>
      <w:r w:rsidR="005E4F22">
        <w:t xml:space="preserve"> &amp; Forwarding</w:t>
      </w:r>
      <w:bookmarkEnd w:id="82"/>
    </w:p>
    <w:p w:rsidR="000C4CD0" w:rsidRPr="000C4CD0" w:rsidRDefault="000C4CD0" w:rsidP="000C4CD0"/>
    <w:p w:rsidR="000C4CD0" w:rsidRDefault="000B4F36" w:rsidP="00AC3693">
      <w:pPr>
        <w:jc w:val="center"/>
      </w:pPr>
      <w:r>
        <w:rPr>
          <w:noProof/>
        </w:rPr>
        <w:drawing>
          <wp:inline distT="0" distB="0" distL="0" distR="0">
            <wp:extent cx="6899335" cy="2803585"/>
            <wp:effectExtent l="19050" t="0" r="0" b="0"/>
            <wp:docPr id="31" name="Picture 10" descr="C:\Users\bhdca\Desktop\Figure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dca\Desktop\Figure 2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187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D0" w:rsidRDefault="0099247A" w:rsidP="004319B9">
      <w:pPr>
        <w:pStyle w:val="Heading3"/>
        <w:jc w:val="center"/>
      </w:pPr>
      <w:bookmarkStart w:id="83" w:name="_Toc340219166"/>
      <w:r>
        <w:t>Figure 21</w:t>
      </w:r>
      <w:r w:rsidR="004319B9">
        <w:t>: Data Recording and Forwarding</w:t>
      </w:r>
      <w:bookmarkEnd w:id="83"/>
      <w:r w:rsidR="004319B9">
        <w:t xml:space="preserve"> </w:t>
      </w:r>
    </w:p>
    <w:p w:rsidR="005F7E3C" w:rsidRPr="005F7E3C" w:rsidRDefault="005F7E3C" w:rsidP="000C4CD0">
      <w:pPr>
        <w:rPr>
          <w:b/>
        </w:rPr>
      </w:pPr>
      <w:r w:rsidRPr="005F7E3C">
        <w:rPr>
          <w:b/>
        </w:rPr>
        <w:t>Recording</w:t>
      </w:r>
    </w:p>
    <w:p w:rsidR="005F7E3C" w:rsidRDefault="00B25D16" w:rsidP="0056394C">
      <w:pPr>
        <w:ind w:firstLine="720"/>
      </w:pPr>
      <w:r>
        <w:t>This function p</w:t>
      </w:r>
      <w:r w:rsidR="005F7E3C">
        <w:t xml:space="preserve">rovides </w:t>
      </w:r>
      <w:r>
        <w:t xml:space="preserve">the </w:t>
      </w:r>
      <w:r w:rsidR="005E4F22">
        <w:t xml:space="preserve">capability to record up to 5 data streams </w:t>
      </w:r>
      <w:r w:rsidR="00E83B31">
        <w:t>plus</w:t>
      </w:r>
      <w:r>
        <w:t xml:space="preserve"> of</w:t>
      </w:r>
      <w:r w:rsidR="005E4F22">
        <w:t xml:space="preserve"> one that can be enabled from the Main Window. The data is stored in the destination directory</w:t>
      </w:r>
      <w:r>
        <w:t>. The recorded data file has</w:t>
      </w:r>
      <w:r w:rsidR="005E4F22">
        <w:t xml:space="preserve"> the </w:t>
      </w:r>
      <w:r w:rsidR="00577E5B">
        <w:t xml:space="preserve">same </w:t>
      </w:r>
      <w:r w:rsidR="005E4F22">
        <w:t xml:space="preserve">file name </w:t>
      </w:r>
      <w:r w:rsidR="00577E5B">
        <w:t>as</w:t>
      </w:r>
      <w:r w:rsidR="005E4F22">
        <w:t xml:space="preserve"> </w:t>
      </w:r>
      <w:r>
        <w:t>was entered</w:t>
      </w:r>
      <w:r w:rsidR="005E4F22">
        <w:t xml:space="preserve"> during the </w:t>
      </w:r>
      <w:r w:rsidR="00E83B31">
        <w:t>configuration;</w:t>
      </w:r>
      <w:r>
        <w:t xml:space="preserve"> it is </w:t>
      </w:r>
      <w:r w:rsidR="005E4F22">
        <w:t xml:space="preserve">appended with the recording start date and time. The data is recorded </w:t>
      </w:r>
      <w:r w:rsidR="00577E5B">
        <w:t xml:space="preserve">either in the raw format that later </w:t>
      </w:r>
      <w:r w:rsidR="005E4F22">
        <w:t>can be imported and analyzed/visualized via Local or Google Earth display</w:t>
      </w:r>
      <w:r>
        <w:t>,</w:t>
      </w:r>
      <w:r w:rsidR="0056394C">
        <w:t xml:space="preserve"> or in replay format to be used for Replaying. Note that </w:t>
      </w:r>
      <w:proofErr w:type="gramStart"/>
      <w:r w:rsidR="0056394C">
        <w:t>Raw</w:t>
      </w:r>
      <w:proofErr w:type="gramEnd"/>
      <w:r w:rsidR="0056394C">
        <w:t xml:space="preserve"> </w:t>
      </w:r>
      <w:r w:rsidR="005E4F22">
        <w:t xml:space="preserve">recording can be opened </w:t>
      </w:r>
      <w:r>
        <w:t xml:space="preserve">with </w:t>
      </w:r>
      <w:r w:rsidR="005E4F22">
        <w:t>the Asterix Inspector (</w:t>
      </w:r>
      <w:hyperlink r:id="rId32" w:history="1">
        <w:r w:rsidR="005E4F22" w:rsidRPr="002A2BB5">
          <w:rPr>
            <w:rStyle w:val="Hyperlink"/>
          </w:rPr>
          <w:t>http://sourceforge.net/projects/asterix/?source=directory</w:t>
        </w:r>
      </w:hyperlink>
      <w:r w:rsidR="005E4F22">
        <w:t>)</w:t>
      </w:r>
    </w:p>
    <w:p w:rsidR="000C4CD0" w:rsidRPr="005F7E3C" w:rsidRDefault="005F7E3C" w:rsidP="000C4CD0">
      <w:pPr>
        <w:rPr>
          <w:b/>
        </w:rPr>
      </w:pPr>
      <w:r w:rsidRPr="005F7E3C">
        <w:rPr>
          <w:b/>
        </w:rPr>
        <w:t>Forwarding</w:t>
      </w:r>
    </w:p>
    <w:p w:rsidR="000C4CD0" w:rsidRPr="000C4CD0" w:rsidRDefault="005F7E3C" w:rsidP="00C615DE">
      <w:r>
        <w:tab/>
      </w:r>
      <w:r w:rsidR="00B25D16">
        <w:t>This function p</w:t>
      </w:r>
      <w:r>
        <w:t>rovides</w:t>
      </w:r>
      <w:r w:rsidR="00B25D16">
        <w:t xml:space="preserve"> the</w:t>
      </w:r>
      <w:r w:rsidR="00E83B31">
        <w:t xml:space="preserve"> </w:t>
      </w:r>
      <w:r>
        <w:t>capability to forward up to 5 data streams to a different network interface or IP address/port.</w:t>
      </w:r>
    </w:p>
    <w:p w:rsidR="0056394C" w:rsidRDefault="0056394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6394C" w:rsidRDefault="0056394C" w:rsidP="0035674D">
      <w:pPr>
        <w:pStyle w:val="Heading1"/>
        <w:jc w:val="center"/>
      </w:pPr>
    </w:p>
    <w:p w:rsidR="00A22BBE" w:rsidRDefault="00EE2383" w:rsidP="0035674D">
      <w:pPr>
        <w:pStyle w:val="Heading1"/>
        <w:jc w:val="center"/>
      </w:pPr>
      <w:bookmarkStart w:id="84" w:name="_Toc340219167"/>
      <w:r>
        <w:t xml:space="preserve">ASTERIX </w:t>
      </w:r>
      <w:r w:rsidR="00A22BBE">
        <w:t>Replay</w:t>
      </w:r>
      <w:bookmarkEnd w:id="84"/>
    </w:p>
    <w:p w:rsidR="00427DCA" w:rsidRDefault="00427DCA" w:rsidP="00427DCA"/>
    <w:p w:rsidR="005D0A15" w:rsidRDefault="005D0A15" w:rsidP="005D0A15">
      <w:pPr>
        <w:jc w:val="center"/>
      </w:pPr>
      <w:r>
        <w:rPr>
          <w:noProof/>
        </w:rPr>
        <w:drawing>
          <wp:inline distT="0" distB="0" distL="0" distR="0">
            <wp:extent cx="3597275" cy="2993390"/>
            <wp:effectExtent l="19050" t="0" r="3175" b="0"/>
            <wp:docPr id="33" name="Picture 12" descr="C:\Users\bhdca\Desktop\Figur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hdca\Desktop\Figure 2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47A" w:rsidRDefault="0099247A" w:rsidP="0099247A">
      <w:pPr>
        <w:pStyle w:val="Heading3"/>
        <w:jc w:val="center"/>
      </w:pPr>
      <w:bookmarkStart w:id="85" w:name="_Toc340219168"/>
      <w:r>
        <w:t>Figure 22</w:t>
      </w:r>
      <w:r w:rsidR="005D0A15">
        <w:t>: ASTERIX Replay</w:t>
      </w:r>
      <w:bookmarkEnd w:id="85"/>
    </w:p>
    <w:p w:rsidR="0099247A" w:rsidRPr="00427DCA" w:rsidRDefault="0099247A" w:rsidP="0099247A">
      <w:pPr>
        <w:jc w:val="center"/>
      </w:pPr>
    </w:p>
    <w:p w:rsidR="00EB4DE1" w:rsidRPr="00A22BBE" w:rsidRDefault="00C64E9D" w:rsidP="00A22BBE">
      <w:r>
        <w:tab/>
      </w:r>
      <w:r w:rsidR="00B25D16">
        <w:t xml:space="preserve">The </w:t>
      </w:r>
      <w:r>
        <w:t xml:space="preserve">Replay function requires an ASTERIX recording (xxx.rply) file that can be recorded using </w:t>
      </w:r>
      <w:r w:rsidR="00062566">
        <w:t xml:space="preserve">the </w:t>
      </w:r>
      <w:r>
        <w:t>built in Recorder</w:t>
      </w:r>
      <w:r w:rsidR="00B25D16">
        <w:t>. It also requires</w:t>
      </w:r>
      <w:r>
        <w:t xml:space="preserve"> selecting </w:t>
      </w:r>
      <w:r w:rsidR="00427DCA">
        <w:t>an appropriate option. To start Replay it is necessary to define network interface, multicast address and port number and lastly to select recoding</w:t>
      </w:r>
      <w:r w:rsidR="00062566">
        <w:t xml:space="preserve"> file</w:t>
      </w:r>
      <w:r w:rsidR="00427DCA">
        <w:t>. By default the recording is done at the same speed as the original data stream but it is possible to dynamically adjust recoding speed to up to 10 times fas</w:t>
      </w:r>
      <w:r w:rsidR="006B7494">
        <w:t>ter. It is also possible to pause</w:t>
      </w:r>
      <w:r w:rsidR="00427DCA">
        <w:t xml:space="preserve"> and resume replay. </w:t>
      </w:r>
    </w:p>
    <w:p w:rsidR="00A1433D" w:rsidRDefault="00A1433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1433D" w:rsidRDefault="00A1433D" w:rsidP="0035674D">
      <w:pPr>
        <w:pStyle w:val="Heading1"/>
        <w:jc w:val="center"/>
      </w:pPr>
    </w:p>
    <w:p w:rsidR="00427DCA" w:rsidRDefault="00226232" w:rsidP="0035674D">
      <w:pPr>
        <w:pStyle w:val="Heading1"/>
        <w:jc w:val="center"/>
      </w:pPr>
      <w:bookmarkStart w:id="86" w:name="_Toc340219169"/>
      <w:r>
        <w:t>“Replay” to “Raw”</w:t>
      </w:r>
      <w:bookmarkEnd w:id="86"/>
      <w:r>
        <w:t xml:space="preserve"> </w:t>
      </w:r>
    </w:p>
    <w:p w:rsidR="00226232" w:rsidRDefault="00226232" w:rsidP="00226232"/>
    <w:p w:rsidR="00EB4DE1" w:rsidRDefault="00EB4DE1" w:rsidP="00EB4DE1">
      <w:pPr>
        <w:jc w:val="center"/>
      </w:pPr>
      <w:r>
        <w:rPr>
          <w:noProof/>
        </w:rPr>
        <w:drawing>
          <wp:inline distT="0" distB="0" distL="0" distR="0">
            <wp:extent cx="3709670" cy="1155700"/>
            <wp:effectExtent l="19050" t="0" r="5080" b="0"/>
            <wp:docPr id="34" name="Picture 13" descr="C:\Users\bhdca\Desktop\Figur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hdca\Desktop\Figure 2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47A" w:rsidRDefault="0099247A" w:rsidP="0099247A">
      <w:pPr>
        <w:pStyle w:val="Heading3"/>
        <w:jc w:val="center"/>
      </w:pPr>
      <w:bookmarkStart w:id="87" w:name="_Toc340219170"/>
      <w:r>
        <w:t>Figure 23</w:t>
      </w:r>
      <w:r w:rsidR="00EB4DE1">
        <w:t>: Replay to Raw format</w:t>
      </w:r>
      <w:bookmarkEnd w:id="87"/>
    </w:p>
    <w:p w:rsidR="0099247A" w:rsidRDefault="0099247A" w:rsidP="0099247A">
      <w:pPr>
        <w:jc w:val="center"/>
      </w:pPr>
    </w:p>
    <w:p w:rsidR="00427DCA" w:rsidRDefault="00226232" w:rsidP="00103907">
      <w:r>
        <w:tab/>
        <w:t>This tool provides an option to</w:t>
      </w:r>
      <w:r w:rsidR="004A5271">
        <w:t xml:space="preserve"> convert ASTERIX “replay” recording to “raw” format. The tool </w:t>
      </w:r>
      <w:r>
        <w:t xml:space="preserve">removes </w:t>
      </w:r>
      <w:r w:rsidR="004A5271">
        <w:t xml:space="preserve">the </w:t>
      </w:r>
      <w:r>
        <w:t>proprietary headers from the data blocks so the file can be either imported “at once” or used with other ASTERIX tools that support “raw” data formats.</w:t>
      </w:r>
    </w:p>
    <w:p w:rsidR="00C504D9" w:rsidRDefault="00C504D9" w:rsidP="0035674D">
      <w:pPr>
        <w:pStyle w:val="Heading1"/>
        <w:jc w:val="center"/>
      </w:pPr>
      <w:bookmarkStart w:id="88" w:name="_Toc340219171"/>
      <w:r>
        <w:t>Implemented Decoders (so far)</w:t>
      </w:r>
      <w:bookmarkEnd w:id="88"/>
    </w:p>
    <w:p w:rsidR="0035674D" w:rsidRPr="0035674D" w:rsidRDefault="0035674D" w:rsidP="0035674D"/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>CAT01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</w:r>
      <w:proofErr w:type="gramStart"/>
      <w:r w:rsidRPr="00C504D9">
        <w:rPr>
          <w:rFonts w:cstheme="minorHAnsi"/>
        </w:rPr>
        <w:t>020 Target Report Descriptor</w:t>
      </w:r>
      <w:proofErr w:type="gramEnd"/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 xml:space="preserve">040 Measured </w:t>
      </w:r>
      <w:proofErr w:type="gramStart"/>
      <w:r w:rsidRPr="00C504D9">
        <w:rPr>
          <w:rFonts w:cstheme="minorHAnsi"/>
        </w:rPr>
        <w:t>Position</w:t>
      </w:r>
      <w:proofErr w:type="gramEnd"/>
      <w:r w:rsidRPr="00C504D9">
        <w:rPr>
          <w:rFonts w:cstheme="minorHAnsi"/>
        </w:rPr>
        <w:t xml:space="preserve"> in Polar Coordinates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 xml:space="preserve">070 Mode-3/A </w:t>
      </w:r>
      <w:proofErr w:type="gramStart"/>
      <w:r w:rsidRPr="00C504D9">
        <w:rPr>
          <w:rFonts w:cstheme="minorHAnsi"/>
        </w:rPr>
        <w:t>Code</w:t>
      </w:r>
      <w:proofErr w:type="gramEnd"/>
      <w:r w:rsidRPr="00C504D9">
        <w:rPr>
          <w:rFonts w:cstheme="minorHAnsi"/>
        </w:rPr>
        <w:t xml:space="preserve"> in Octal Representation</w:t>
      </w:r>
    </w:p>
    <w:p w:rsid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 xml:space="preserve">090 Mode-C </w:t>
      </w:r>
      <w:proofErr w:type="gramStart"/>
      <w:r w:rsidRPr="00C504D9">
        <w:rPr>
          <w:rFonts w:cstheme="minorHAnsi"/>
        </w:rPr>
        <w:t>Code</w:t>
      </w:r>
      <w:proofErr w:type="gramEnd"/>
      <w:r w:rsidRPr="00C504D9">
        <w:rPr>
          <w:rFonts w:cstheme="minorHAnsi"/>
        </w:rPr>
        <w:t xml:space="preserve"> in Binary Representation</w:t>
      </w:r>
    </w:p>
    <w:p w:rsidR="001F737E" w:rsidRDefault="001F737E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</w:p>
    <w:p w:rsidR="001F737E" w:rsidRDefault="001F737E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</w:p>
    <w:p w:rsidR="001F737E" w:rsidRPr="001F737E" w:rsidRDefault="001F737E" w:rsidP="001F737E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</w:rPr>
      </w:pPr>
      <w:r>
        <w:rPr>
          <w:rFonts w:ascii="Consolas" w:hAnsi="Consolas" w:cs="Consolas"/>
          <w:sz w:val="19"/>
          <w:szCs w:val="19"/>
        </w:rPr>
        <w:t>CAT02</w:t>
      </w:r>
    </w:p>
    <w:p w:rsidR="001F737E" w:rsidRPr="001F737E" w:rsidRDefault="001F737E" w:rsidP="001F737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1F737E">
        <w:rPr>
          <w:rFonts w:cstheme="minorHAnsi"/>
        </w:rPr>
        <w:tab/>
      </w:r>
      <w:r w:rsidRPr="001F737E">
        <w:rPr>
          <w:rFonts w:cstheme="minorHAnsi"/>
        </w:rPr>
        <w:tab/>
        <w:t xml:space="preserve">000 Message Type                        </w:t>
      </w:r>
    </w:p>
    <w:p w:rsidR="001F737E" w:rsidRPr="001F737E" w:rsidRDefault="001F737E" w:rsidP="001F737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1F737E">
        <w:rPr>
          <w:rFonts w:cstheme="minorHAnsi"/>
        </w:rPr>
        <w:t xml:space="preserve">       </w:t>
      </w:r>
      <w:r w:rsidRPr="001F737E">
        <w:rPr>
          <w:rFonts w:cstheme="minorHAnsi"/>
        </w:rPr>
        <w:tab/>
      </w:r>
      <w:r>
        <w:rPr>
          <w:rFonts w:cstheme="minorHAnsi"/>
        </w:rPr>
        <w:tab/>
      </w:r>
      <w:r w:rsidRPr="001F737E">
        <w:rPr>
          <w:rFonts w:cstheme="minorHAnsi"/>
        </w:rPr>
        <w:t xml:space="preserve">020 Sector Number                       </w:t>
      </w:r>
    </w:p>
    <w:p w:rsidR="001F737E" w:rsidRPr="001F737E" w:rsidRDefault="001F737E" w:rsidP="001F737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1F737E">
        <w:rPr>
          <w:rFonts w:cstheme="minorHAnsi"/>
        </w:rPr>
        <w:t xml:space="preserve">        </w:t>
      </w:r>
      <w:r w:rsidRPr="001F737E">
        <w:rPr>
          <w:rFonts w:cstheme="minorHAnsi"/>
        </w:rPr>
        <w:tab/>
      </w:r>
      <w:r>
        <w:rPr>
          <w:rFonts w:cstheme="minorHAnsi"/>
        </w:rPr>
        <w:tab/>
      </w:r>
      <w:r w:rsidRPr="001F737E">
        <w:rPr>
          <w:rFonts w:cstheme="minorHAnsi"/>
        </w:rPr>
        <w:t xml:space="preserve">030 Time of Day                         </w:t>
      </w:r>
    </w:p>
    <w:p w:rsidR="001F737E" w:rsidRPr="001F737E" w:rsidRDefault="001F737E" w:rsidP="001F737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1F737E">
        <w:rPr>
          <w:rFonts w:cstheme="minorHAnsi"/>
        </w:rPr>
        <w:t xml:space="preserve">        </w:t>
      </w:r>
      <w:r w:rsidRPr="001F737E">
        <w:rPr>
          <w:rFonts w:cstheme="minorHAnsi"/>
        </w:rPr>
        <w:tab/>
      </w:r>
      <w:r>
        <w:rPr>
          <w:rFonts w:cstheme="minorHAnsi"/>
        </w:rPr>
        <w:tab/>
      </w:r>
      <w:r w:rsidRPr="001F737E">
        <w:rPr>
          <w:rFonts w:cstheme="minorHAnsi"/>
        </w:rPr>
        <w:t xml:space="preserve">041 Antenna Rotation </w:t>
      </w:r>
      <w:proofErr w:type="gramStart"/>
      <w:r w:rsidRPr="001F737E">
        <w:rPr>
          <w:rFonts w:cstheme="minorHAnsi"/>
        </w:rPr>
        <w:t>Period</w:t>
      </w:r>
      <w:proofErr w:type="gramEnd"/>
      <w:r w:rsidRPr="001F737E">
        <w:rPr>
          <w:rFonts w:cstheme="minorHAnsi"/>
        </w:rPr>
        <w:t xml:space="preserve">  </w:t>
      </w:r>
    </w:p>
    <w:p w:rsidR="001F737E" w:rsidRDefault="001F737E" w:rsidP="001F737E">
      <w:pPr>
        <w:autoSpaceDE w:val="0"/>
        <w:autoSpaceDN w:val="0"/>
        <w:adjustRightInd w:val="0"/>
        <w:spacing w:after="0" w:line="240" w:lineRule="auto"/>
        <w:ind w:left="2880"/>
        <w:rPr>
          <w:rFonts w:cstheme="minorHAnsi"/>
        </w:rPr>
      </w:pPr>
    </w:p>
    <w:p w:rsidR="001F737E" w:rsidRPr="00C504D9" w:rsidRDefault="001F737E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>CAT48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</w:r>
      <w:proofErr w:type="gramStart"/>
      <w:r w:rsidRPr="00C504D9">
        <w:rPr>
          <w:rFonts w:cstheme="minorHAnsi"/>
        </w:rPr>
        <w:t>020 Target Report Descriptor</w:t>
      </w:r>
      <w:proofErr w:type="gramEnd"/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 xml:space="preserve">040 Measured </w:t>
      </w:r>
      <w:proofErr w:type="gramStart"/>
      <w:r w:rsidRPr="00C504D9">
        <w:rPr>
          <w:rFonts w:cstheme="minorHAnsi"/>
        </w:rPr>
        <w:t>Position</w:t>
      </w:r>
      <w:proofErr w:type="gramEnd"/>
      <w:r w:rsidRPr="00C504D9">
        <w:rPr>
          <w:rFonts w:cstheme="minorHAnsi"/>
        </w:rPr>
        <w:t xml:space="preserve"> in Slant Polar Coordinates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 xml:space="preserve">070 Mode-3/A </w:t>
      </w:r>
      <w:proofErr w:type="gramStart"/>
      <w:r w:rsidRPr="00C504D9">
        <w:rPr>
          <w:rFonts w:cstheme="minorHAnsi"/>
        </w:rPr>
        <w:t>Code</w:t>
      </w:r>
      <w:proofErr w:type="gramEnd"/>
      <w:r w:rsidRPr="00C504D9">
        <w:rPr>
          <w:rFonts w:cstheme="minorHAnsi"/>
        </w:rPr>
        <w:t xml:space="preserve"> in Octal Representation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>090 Flight Level in Binary Representation</w:t>
      </w:r>
    </w:p>
    <w:p w:rsid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>240 Aircraft Identification</w:t>
      </w:r>
    </w:p>
    <w:p w:rsidR="0048690F" w:rsidRDefault="0048690F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</w:p>
    <w:p w:rsidR="0048690F" w:rsidRPr="0048690F" w:rsidRDefault="0048690F" w:rsidP="0048690F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</w:rPr>
      </w:pPr>
      <w:r w:rsidRPr="0048690F">
        <w:rPr>
          <w:rFonts w:cstheme="minorHAnsi"/>
        </w:rPr>
        <w:t>CAT34</w:t>
      </w:r>
    </w:p>
    <w:p w:rsidR="0048690F" w:rsidRPr="0048690F" w:rsidRDefault="0048690F" w:rsidP="0048690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8690F">
        <w:rPr>
          <w:rFonts w:cstheme="minorHAnsi"/>
        </w:rPr>
        <w:lastRenderedPageBreak/>
        <w:tab/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48690F">
        <w:rPr>
          <w:rFonts w:cstheme="minorHAnsi"/>
        </w:rPr>
        <w:t xml:space="preserve">000 Message Type                          </w:t>
      </w:r>
    </w:p>
    <w:p w:rsidR="0048690F" w:rsidRPr="0048690F" w:rsidRDefault="0048690F" w:rsidP="0048690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8690F">
        <w:rPr>
          <w:rFonts w:cstheme="minorHAnsi"/>
        </w:rPr>
        <w:t xml:space="preserve">   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48690F">
        <w:rPr>
          <w:rFonts w:cstheme="minorHAnsi"/>
        </w:rPr>
        <w:t xml:space="preserve">030 </w:t>
      </w:r>
      <w:proofErr w:type="gramStart"/>
      <w:r w:rsidRPr="0048690F">
        <w:rPr>
          <w:rFonts w:cstheme="minorHAnsi"/>
        </w:rPr>
        <w:t>Time-of-Day</w:t>
      </w:r>
      <w:proofErr w:type="gramEnd"/>
      <w:r w:rsidRPr="0048690F">
        <w:rPr>
          <w:rFonts w:cstheme="minorHAnsi"/>
        </w:rPr>
        <w:t xml:space="preserve">                           </w:t>
      </w:r>
    </w:p>
    <w:p w:rsidR="0048690F" w:rsidRPr="0048690F" w:rsidRDefault="0048690F" w:rsidP="0048690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8690F">
        <w:rPr>
          <w:rFonts w:cstheme="minorHAnsi"/>
        </w:rPr>
        <w:t xml:space="preserve">    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48690F">
        <w:rPr>
          <w:rFonts w:cstheme="minorHAnsi"/>
        </w:rPr>
        <w:t xml:space="preserve">020 Sector Number                         </w:t>
      </w:r>
    </w:p>
    <w:p w:rsidR="0048690F" w:rsidRDefault="0048690F" w:rsidP="0048690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8690F">
        <w:rPr>
          <w:rFonts w:cstheme="minorHAnsi"/>
        </w:rPr>
        <w:t xml:space="preserve">   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48690F">
        <w:rPr>
          <w:rFonts w:cstheme="minorHAnsi"/>
        </w:rPr>
        <w:t xml:space="preserve">041 Antenna Rotation </w:t>
      </w:r>
      <w:proofErr w:type="gramStart"/>
      <w:r w:rsidRPr="0048690F">
        <w:rPr>
          <w:rFonts w:cstheme="minorHAnsi"/>
        </w:rPr>
        <w:t>Period</w:t>
      </w:r>
      <w:proofErr w:type="gramEnd"/>
      <w:r w:rsidRPr="0048690F">
        <w:rPr>
          <w:rFonts w:cstheme="minorHAnsi"/>
        </w:rPr>
        <w:t xml:space="preserve">     </w:t>
      </w:r>
    </w:p>
    <w:p w:rsidR="00415086" w:rsidRPr="0048690F" w:rsidRDefault="00415086" w:rsidP="0048690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050 System Configuration and Status</w:t>
      </w:r>
    </w:p>
    <w:p w:rsidR="0048690F" w:rsidRPr="0048690F" w:rsidRDefault="0048690F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</w:p>
    <w:p w:rsidR="0048690F" w:rsidRPr="00C504D9" w:rsidRDefault="0048690F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>CAT62</w:t>
      </w:r>
      <w:r w:rsidRPr="00C504D9">
        <w:rPr>
          <w:rFonts w:cstheme="minorHAnsi"/>
        </w:rPr>
        <w:tab/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</w:r>
      <w:proofErr w:type="gramStart"/>
      <w:r w:rsidRPr="00C504D9">
        <w:rPr>
          <w:rFonts w:cstheme="minorHAnsi"/>
        </w:rPr>
        <w:t>015 Service Identification</w:t>
      </w:r>
      <w:proofErr w:type="gramEnd"/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>105 Calculated Track Position (WGS-84)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 xml:space="preserve">060 Track </w:t>
      </w:r>
      <w:proofErr w:type="gramStart"/>
      <w:r w:rsidRPr="00C504D9">
        <w:rPr>
          <w:rFonts w:cstheme="minorHAnsi"/>
        </w:rPr>
        <w:t>Mode</w:t>
      </w:r>
      <w:proofErr w:type="gramEnd"/>
      <w:r w:rsidRPr="00C504D9">
        <w:rPr>
          <w:rFonts w:cstheme="minorHAnsi"/>
        </w:rPr>
        <w:t xml:space="preserve"> 3/A Code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>040 Track Number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 xml:space="preserve">136 Measured Flight Level </w:t>
      </w:r>
    </w:p>
    <w:p w:rsidR="00C504D9" w:rsidRP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>380 Aircraft Derived Data</w:t>
      </w:r>
    </w:p>
    <w:p w:rsidR="00C504D9" w:rsidRDefault="00C504D9" w:rsidP="00C504D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C504D9">
        <w:rPr>
          <w:rFonts w:cstheme="minorHAnsi"/>
        </w:rPr>
        <w:tab/>
      </w:r>
      <w:r w:rsidRPr="00C504D9">
        <w:rPr>
          <w:rFonts w:cstheme="minorHAnsi"/>
        </w:rPr>
        <w:tab/>
      </w:r>
      <w:r w:rsidRPr="00C504D9">
        <w:rPr>
          <w:rFonts w:cstheme="minorHAnsi"/>
        </w:rPr>
        <w:tab/>
        <w:t>Subfield # 2: Target Identification</w:t>
      </w:r>
    </w:p>
    <w:p w:rsidR="00DE642B" w:rsidRDefault="00DE642B" w:rsidP="00C504D9"/>
    <w:p w:rsidR="006C4ECD" w:rsidRPr="00487D3D" w:rsidRDefault="000C7A5B" w:rsidP="006C4ECD">
      <w:pPr>
        <w:spacing w:after="0"/>
        <w:jc w:val="center"/>
        <w:rPr>
          <w:b/>
          <w:i/>
        </w:rPr>
      </w:pPr>
      <w:r w:rsidRPr="00487D3D">
        <w:rPr>
          <w:b/>
          <w:i/>
        </w:rPr>
        <w:t xml:space="preserve">Amer Kapetanovic </w:t>
      </w:r>
    </w:p>
    <w:p w:rsidR="000C7A5B" w:rsidRPr="00487D3D" w:rsidRDefault="000C7A5B" w:rsidP="006C4ECD">
      <w:pPr>
        <w:spacing w:after="0"/>
        <w:jc w:val="center"/>
        <w:rPr>
          <w:b/>
          <w:i/>
        </w:rPr>
      </w:pPr>
      <w:r w:rsidRPr="00487D3D">
        <w:rPr>
          <w:b/>
          <w:i/>
        </w:rPr>
        <w:t>(akapetanovic@gmail.com)</w:t>
      </w:r>
      <w:bookmarkEnd w:id="81"/>
    </w:p>
    <w:p w:rsidR="00E65400" w:rsidRDefault="00E65400" w:rsidP="006C4ECD">
      <w:pPr>
        <w:spacing w:after="0"/>
      </w:pPr>
    </w:p>
    <w:p w:rsidR="00E65400" w:rsidRDefault="00E65400" w:rsidP="00F666E0"/>
    <w:p w:rsidR="006F67E6" w:rsidRDefault="006F67E6" w:rsidP="00F666E0"/>
    <w:sectPr w:rsidR="006F67E6" w:rsidSect="00747F35">
      <w:headerReference w:type="default" r:id="rId35"/>
      <w:footerReference w:type="default" r:id="rId36"/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26D0" w:rsidRDefault="004D26D0" w:rsidP="00AD54C9">
      <w:pPr>
        <w:spacing w:after="0" w:line="240" w:lineRule="auto"/>
      </w:pPr>
      <w:r>
        <w:separator/>
      </w:r>
    </w:p>
  </w:endnote>
  <w:endnote w:type="continuationSeparator" w:id="0">
    <w:p w:rsidR="004D26D0" w:rsidRDefault="004D26D0" w:rsidP="00AD5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896448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6D516C" w:rsidRDefault="006D516C">
            <w:pPr>
              <w:pStyle w:val="Footer"/>
            </w:pPr>
            <w:r>
              <w:t xml:space="preserve">Page </w:t>
            </w:r>
            <w:r w:rsidR="0038698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86980">
              <w:rPr>
                <w:b/>
                <w:sz w:val="24"/>
                <w:szCs w:val="24"/>
              </w:rPr>
              <w:fldChar w:fldCharType="separate"/>
            </w:r>
            <w:r w:rsidR="00415086">
              <w:rPr>
                <w:b/>
                <w:noProof/>
              </w:rPr>
              <w:t>30</w:t>
            </w:r>
            <w:r w:rsidR="00386980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8698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86980">
              <w:rPr>
                <w:b/>
                <w:sz w:val="24"/>
                <w:szCs w:val="24"/>
              </w:rPr>
              <w:fldChar w:fldCharType="separate"/>
            </w:r>
            <w:r w:rsidR="00415086">
              <w:rPr>
                <w:b/>
                <w:noProof/>
              </w:rPr>
              <w:t>30</w:t>
            </w:r>
            <w:r w:rsidR="00386980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D516C" w:rsidRDefault="006D516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26D0" w:rsidRDefault="004D26D0" w:rsidP="00AD54C9">
      <w:pPr>
        <w:spacing w:after="0" w:line="240" w:lineRule="auto"/>
      </w:pPr>
      <w:r>
        <w:separator/>
      </w:r>
    </w:p>
  </w:footnote>
  <w:footnote w:type="continuationSeparator" w:id="0">
    <w:p w:rsidR="004D26D0" w:rsidRDefault="004D26D0" w:rsidP="00AD5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/>
    </w:tblPr>
    <w:tblGrid>
      <w:gridCol w:w="9234"/>
      <w:gridCol w:w="1152"/>
    </w:tblGrid>
    <w:tr w:rsidR="006D516C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Company"/>
            <w:id w:val="78735422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6D516C" w:rsidRDefault="006D516C">
              <w:pPr>
                <w:pStyle w:val="Header"/>
                <w:jc w:val="right"/>
              </w:pPr>
              <w:r>
                <w:t>User Manual ASTERIX Display &amp; Analyzer</w:t>
              </w:r>
            </w:p>
          </w:sdtContent>
        </w:sdt>
        <w:sdt>
          <w:sdtPr>
            <w:rPr>
              <w:b/>
              <w:bCs/>
            </w:rPr>
            <w:alias w:val="Title"/>
            <w:id w:val="7873541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6D516C" w:rsidRDefault="006D516C" w:rsidP="009836CA">
              <w:pPr>
                <w:pStyle w:val="Header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akapetanovic@gmail.com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6D516C" w:rsidRDefault="00386980">
          <w:pPr>
            <w:pStyle w:val="Header"/>
            <w:rPr>
              <w:b/>
            </w:rPr>
          </w:pPr>
          <w:fldSimple w:instr=" PAGE   \* MERGEFORMAT ">
            <w:r w:rsidR="00415086">
              <w:rPr>
                <w:noProof/>
              </w:rPr>
              <w:t>30</w:t>
            </w:r>
          </w:fldSimple>
        </w:p>
      </w:tc>
    </w:tr>
  </w:tbl>
  <w:p w:rsidR="006D516C" w:rsidRDefault="006D516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669F8"/>
    <w:multiLevelType w:val="hybridMultilevel"/>
    <w:tmpl w:val="5288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22999"/>
    <w:multiLevelType w:val="hybridMultilevel"/>
    <w:tmpl w:val="0AE43E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32A6F7B"/>
    <w:multiLevelType w:val="hybridMultilevel"/>
    <w:tmpl w:val="36FE29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6685931"/>
    <w:multiLevelType w:val="hybridMultilevel"/>
    <w:tmpl w:val="EBAA80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B7A4C66"/>
    <w:multiLevelType w:val="hybridMultilevel"/>
    <w:tmpl w:val="B734C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D365ED"/>
    <w:multiLevelType w:val="hybridMultilevel"/>
    <w:tmpl w:val="4DA886BA"/>
    <w:lvl w:ilvl="0" w:tplc="6BAE5F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EDA17B8"/>
    <w:multiLevelType w:val="hybridMultilevel"/>
    <w:tmpl w:val="814EF862"/>
    <w:lvl w:ilvl="0" w:tplc="AB64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D0B20E5"/>
    <w:multiLevelType w:val="hybridMultilevel"/>
    <w:tmpl w:val="4C501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864D12"/>
    <w:multiLevelType w:val="hybridMultilevel"/>
    <w:tmpl w:val="D68C3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3AF5E82"/>
    <w:multiLevelType w:val="hybridMultilevel"/>
    <w:tmpl w:val="7084D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0E2EAC"/>
    <w:multiLevelType w:val="hybridMultilevel"/>
    <w:tmpl w:val="5A028146"/>
    <w:lvl w:ilvl="0" w:tplc="B602F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8B5049F"/>
    <w:multiLevelType w:val="hybridMultilevel"/>
    <w:tmpl w:val="B404907C"/>
    <w:lvl w:ilvl="0" w:tplc="2A22B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B7336CB"/>
    <w:multiLevelType w:val="hybridMultilevel"/>
    <w:tmpl w:val="34C039A0"/>
    <w:lvl w:ilvl="0" w:tplc="D8B2D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C010DCF"/>
    <w:multiLevelType w:val="hybridMultilevel"/>
    <w:tmpl w:val="DE5E70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1D23497"/>
    <w:multiLevelType w:val="hybridMultilevel"/>
    <w:tmpl w:val="213A3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2242D4"/>
    <w:multiLevelType w:val="hybridMultilevel"/>
    <w:tmpl w:val="EEACC8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61C63540"/>
    <w:multiLevelType w:val="hybridMultilevel"/>
    <w:tmpl w:val="BD2CCCD8"/>
    <w:lvl w:ilvl="0" w:tplc="E69A5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2995FDB"/>
    <w:multiLevelType w:val="hybridMultilevel"/>
    <w:tmpl w:val="4C62D8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BAA2C0D"/>
    <w:multiLevelType w:val="hybridMultilevel"/>
    <w:tmpl w:val="F3FCCE30"/>
    <w:lvl w:ilvl="0" w:tplc="57782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0082CE1"/>
    <w:multiLevelType w:val="hybridMultilevel"/>
    <w:tmpl w:val="89F85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845FAA"/>
    <w:multiLevelType w:val="hybridMultilevel"/>
    <w:tmpl w:val="E8964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DE41FF"/>
    <w:multiLevelType w:val="hybridMultilevel"/>
    <w:tmpl w:val="7764A482"/>
    <w:lvl w:ilvl="0" w:tplc="84A2B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A1965E0"/>
    <w:multiLevelType w:val="hybridMultilevel"/>
    <w:tmpl w:val="3E0CC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9"/>
  </w:num>
  <w:num w:numId="3">
    <w:abstractNumId w:val="10"/>
  </w:num>
  <w:num w:numId="4">
    <w:abstractNumId w:val="20"/>
  </w:num>
  <w:num w:numId="5">
    <w:abstractNumId w:val="4"/>
  </w:num>
  <w:num w:numId="6">
    <w:abstractNumId w:val="16"/>
  </w:num>
  <w:num w:numId="7">
    <w:abstractNumId w:val="6"/>
  </w:num>
  <w:num w:numId="8">
    <w:abstractNumId w:val="21"/>
  </w:num>
  <w:num w:numId="9">
    <w:abstractNumId w:val="5"/>
  </w:num>
  <w:num w:numId="10">
    <w:abstractNumId w:val="11"/>
  </w:num>
  <w:num w:numId="11">
    <w:abstractNumId w:val="1"/>
  </w:num>
  <w:num w:numId="12">
    <w:abstractNumId w:val="2"/>
  </w:num>
  <w:num w:numId="13">
    <w:abstractNumId w:val="12"/>
  </w:num>
  <w:num w:numId="14">
    <w:abstractNumId w:val="7"/>
  </w:num>
  <w:num w:numId="15">
    <w:abstractNumId w:val="22"/>
  </w:num>
  <w:num w:numId="16">
    <w:abstractNumId w:val="18"/>
  </w:num>
  <w:num w:numId="17">
    <w:abstractNumId w:val="8"/>
  </w:num>
  <w:num w:numId="18">
    <w:abstractNumId w:val="13"/>
  </w:num>
  <w:num w:numId="19">
    <w:abstractNumId w:val="0"/>
  </w:num>
  <w:num w:numId="20">
    <w:abstractNumId w:val="3"/>
  </w:num>
  <w:num w:numId="21">
    <w:abstractNumId w:val="15"/>
  </w:num>
  <w:num w:numId="22">
    <w:abstractNumId w:val="14"/>
  </w:num>
  <w:num w:numId="2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F67E6"/>
    <w:rsid w:val="00000ECE"/>
    <w:rsid w:val="000062ED"/>
    <w:rsid w:val="00006B2F"/>
    <w:rsid w:val="00007AF3"/>
    <w:rsid w:val="00012792"/>
    <w:rsid w:val="00013820"/>
    <w:rsid w:val="000163C9"/>
    <w:rsid w:val="000178C9"/>
    <w:rsid w:val="000331D7"/>
    <w:rsid w:val="00035B9D"/>
    <w:rsid w:val="000413E4"/>
    <w:rsid w:val="00062566"/>
    <w:rsid w:val="00065BC6"/>
    <w:rsid w:val="00066206"/>
    <w:rsid w:val="000714B9"/>
    <w:rsid w:val="00075549"/>
    <w:rsid w:val="000773EF"/>
    <w:rsid w:val="00085CAC"/>
    <w:rsid w:val="00086A08"/>
    <w:rsid w:val="00092B47"/>
    <w:rsid w:val="00092E05"/>
    <w:rsid w:val="000949D6"/>
    <w:rsid w:val="0009523B"/>
    <w:rsid w:val="000A5FA4"/>
    <w:rsid w:val="000B4F36"/>
    <w:rsid w:val="000C1567"/>
    <w:rsid w:val="000C19B6"/>
    <w:rsid w:val="000C291B"/>
    <w:rsid w:val="000C4CD0"/>
    <w:rsid w:val="000C7A5B"/>
    <w:rsid w:val="000D0010"/>
    <w:rsid w:val="000E0490"/>
    <w:rsid w:val="000F29FE"/>
    <w:rsid w:val="000F2D9C"/>
    <w:rsid w:val="000F6EDC"/>
    <w:rsid w:val="000F7455"/>
    <w:rsid w:val="0010287A"/>
    <w:rsid w:val="00103907"/>
    <w:rsid w:val="00105B75"/>
    <w:rsid w:val="00112332"/>
    <w:rsid w:val="00112CBB"/>
    <w:rsid w:val="0011323B"/>
    <w:rsid w:val="001148C0"/>
    <w:rsid w:val="0011700C"/>
    <w:rsid w:val="0012005C"/>
    <w:rsid w:val="0012185D"/>
    <w:rsid w:val="001259AF"/>
    <w:rsid w:val="00143977"/>
    <w:rsid w:val="001456A8"/>
    <w:rsid w:val="00147892"/>
    <w:rsid w:val="00154B86"/>
    <w:rsid w:val="001561CB"/>
    <w:rsid w:val="00162949"/>
    <w:rsid w:val="00163835"/>
    <w:rsid w:val="00163F57"/>
    <w:rsid w:val="00172245"/>
    <w:rsid w:val="001A1D5D"/>
    <w:rsid w:val="001C20A9"/>
    <w:rsid w:val="001D1DAD"/>
    <w:rsid w:val="001D5D74"/>
    <w:rsid w:val="001E4201"/>
    <w:rsid w:val="001E7E98"/>
    <w:rsid w:val="001F4871"/>
    <w:rsid w:val="001F737E"/>
    <w:rsid w:val="0020463B"/>
    <w:rsid w:val="002047E6"/>
    <w:rsid w:val="002143D0"/>
    <w:rsid w:val="002150C9"/>
    <w:rsid w:val="00217373"/>
    <w:rsid w:val="00217A2E"/>
    <w:rsid w:val="00220336"/>
    <w:rsid w:val="002208FC"/>
    <w:rsid w:val="00222B85"/>
    <w:rsid w:val="00226232"/>
    <w:rsid w:val="002358B5"/>
    <w:rsid w:val="002449BF"/>
    <w:rsid w:val="0024660A"/>
    <w:rsid w:val="00252C61"/>
    <w:rsid w:val="00262BC1"/>
    <w:rsid w:val="002715E1"/>
    <w:rsid w:val="00272081"/>
    <w:rsid w:val="00280EC5"/>
    <w:rsid w:val="002849F4"/>
    <w:rsid w:val="00284AD4"/>
    <w:rsid w:val="00285220"/>
    <w:rsid w:val="002866FB"/>
    <w:rsid w:val="00295345"/>
    <w:rsid w:val="002A2D40"/>
    <w:rsid w:val="002A2DD7"/>
    <w:rsid w:val="002A3650"/>
    <w:rsid w:val="002A5127"/>
    <w:rsid w:val="002B20CB"/>
    <w:rsid w:val="002B5B66"/>
    <w:rsid w:val="002B6E13"/>
    <w:rsid w:val="002C3505"/>
    <w:rsid w:val="002C3D9E"/>
    <w:rsid w:val="002C50E4"/>
    <w:rsid w:val="002C605F"/>
    <w:rsid w:val="002C6282"/>
    <w:rsid w:val="002D288D"/>
    <w:rsid w:val="002E6613"/>
    <w:rsid w:val="002F1046"/>
    <w:rsid w:val="003166AF"/>
    <w:rsid w:val="003171A9"/>
    <w:rsid w:val="00321713"/>
    <w:rsid w:val="00331647"/>
    <w:rsid w:val="00331C91"/>
    <w:rsid w:val="003405F4"/>
    <w:rsid w:val="003464A4"/>
    <w:rsid w:val="00352653"/>
    <w:rsid w:val="0035323E"/>
    <w:rsid w:val="0035674D"/>
    <w:rsid w:val="00366071"/>
    <w:rsid w:val="003810A4"/>
    <w:rsid w:val="003816C3"/>
    <w:rsid w:val="00386980"/>
    <w:rsid w:val="003B422A"/>
    <w:rsid w:val="003B43A5"/>
    <w:rsid w:val="003C7708"/>
    <w:rsid w:val="003C7A43"/>
    <w:rsid w:val="003D1D9F"/>
    <w:rsid w:val="003D5FBD"/>
    <w:rsid w:val="003D6E9D"/>
    <w:rsid w:val="003F0BE4"/>
    <w:rsid w:val="003F3A4C"/>
    <w:rsid w:val="003F5541"/>
    <w:rsid w:val="00415086"/>
    <w:rsid w:val="00415B74"/>
    <w:rsid w:val="0042275C"/>
    <w:rsid w:val="00427DCA"/>
    <w:rsid w:val="004319B9"/>
    <w:rsid w:val="004378A1"/>
    <w:rsid w:val="00452CBD"/>
    <w:rsid w:val="00454CCB"/>
    <w:rsid w:val="00462FA9"/>
    <w:rsid w:val="00463480"/>
    <w:rsid w:val="0047088C"/>
    <w:rsid w:val="004724C0"/>
    <w:rsid w:val="0047542C"/>
    <w:rsid w:val="00475FA7"/>
    <w:rsid w:val="0048073E"/>
    <w:rsid w:val="0048690F"/>
    <w:rsid w:val="00487619"/>
    <w:rsid w:val="00487D3D"/>
    <w:rsid w:val="004952A6"/>
    <w:rsid w:val="004A1FE6"/>
    <w:rsid w:val="004A4D25"/>
    <w:rsid w:val="004A5145"/>
    <w:rsid w:val="004A5271"/>
    <w:rsid w:val="004B0F55"/>
    <w:rsid w:val="004B491D"/>
    <w:rsid w:val="004C2E4B"/>
    <w:rsid w:val="004D26D0"/>
    <w:rsid w:val="004D34EA"/>
    <w:rsid w:val="004F2B1A"/>
    <w:rsid w:val="00516901"/>
    <w:rsid w:val="0053192C"/>
    <w:rsid w:val="00532335"/>
    <w:rsid w:val="0053523C"/>
    <w:rsid w:val="00536951"/>
    <w:rsid w:val="00541638"/>
    <w:rsid w:val="00546CCA"/>
    <w:rsid w:val="005556D9"/>
    <w:rsid w:val="00561D13"/>
    <w:rsid w:val="0056394C"/>
    <w:rsid w:val="005655A2"/>
    <w:rsid w:val="00567AE7"/>
    <w:rsid w:val="005705D5"/>
    <w:rsid w:val="0057127D"/>
    <w:rsid w:val="005725F1"/>
    <w:rsid w:val="005748D0"/>
    <w:rsid w:val="00577E5B"/>
    <w:rsid w:val="0058033F"/>
    <w:rsid w:val="005811AF"/>
    <w:rsid w:val="00592CF7"/>
    <w:rsid w:val="00593A52"/>
    <w:rsid w:val="005943A5"/>
    <w:rsid w:val="005B2904"/>
    <w:rsid w:val="005B5330"/>
    <w:rsid w:val="005C2B3C"/>
    <w:rsid w:val="005C2B65"/>
    <w:rsid w:val="005C530D"/>
    <w:rsid w:val="005D0A15"/>
    <w:rsid w:val="005E1D1A"/>
    <w:rsid w:val="005E1EA2"/>
    <w:rsid w:val="005E21A4"/>
    <w:rsid w:val="005E338A"/>
    <w:rsid w:val="005E4F22"/>
    <w:rsid w:val="005F2D9A"/>
    <w:rsid w:val="005F48DF"/>
    <w:rsid w:val="005F7E3C"/>
    <w:rsid w:val="006077DA"/>
    <w:rsid w:val="006118E6"/>
    <w:rsid w:val="0062426D"/>
    <w:rsid w:val="00625AB1"/>
    <w:rsid w:val="0062615E"/>
    <w:rsid w:val="00635F62"/>
    <w:rsid w:val="00636A2E"/>
    <w:rsid w:val="00636FB8"/>
    <w:rsid w:val="00640A26"/>
    <w:rsid w:val="00663E32"/>
    <w:rsid w:val="006654E9"/>
    <w:rsid w:val="0067442C"/>
    <w:rsid w:val="0067758C"/>
    <w:rsid w:val="006777DF"/>
    <w:rsid w:val="00684495"/>
    <w:rsid w:val="006852A7"/>
    <w:rsid w:val="006863AB"/>
    <w:rsid w:val="00687980"/>
    <w:rsid w:val="0069150B"/>
    <w:rsid w:val="0069176F"/>
    <w:rsid w:val="00695A7B"/>
    <w:rsid w:val="0069791D"/>
    <w:rsid w:val="006A4B8E"/>
    <w:rsid w:val="006B2106"/>
    <w:rsid w:val="006B7494"/>
    <w:rsid w:val="006C3F51"/>
    <w:rsid w:val="006C4349"/>
    <w:rsid w:val="006C4ECD"/>
    <w:rsid w:val="006C6A8D"/>
    <w:rsid w:val="006C7BB0"/>
    <w:rsid w:val="006D516C"/>
    <w:rsid w:val="006E3277"/>
    <w:rsid w:val="006E443A"/>
    <w:rsid w:val="006E62B5"/>
    <w:rsid w:val="006F271E"/>
    <w:rsid w:val="006F67E6"/>
    <w:rsid w:val="007023F0"/>
    <w:rsid w:val="007038D9"/>
    <w:rsid w:val="007141FD"/>
    <w:rsid w:val="00717D5E"/>
    <w:rsid w:val="00722267"/>
    <w:rsid w:val="00726791"/>
    <w:rsid w:val="007328E0"/>
    <w:rsid w:val="00747099"/>
    <w:rsid w:val="00747F35"/>
    <w:rsid w:val="0076233C"/>
    <w:rsid w:val="007626A6"/>
    <w:rsid w:val="00770A9A"/>
    <w:rsid w:val="00770D73"/>
    <w:rsid w:val="0078009E"/>
    <w:rsid w:val="00784D84"/>
    <w:rsid w:val="00795FA0"/>
    <w:rsid w:val="00796B12"/>
    <w:rsid w:val="007A3603"/>
    <w:rsid w:val="007A519C"/>
    <w:rsid w:val="007B053F"/>
    <w:rsid w:val="007C1704"/>
    <w:rsid w:val="007C3E4E"/>
    <w:rsid w:val="007C47E0"/>
    <w:rsid w:val="007C4953"/>
    <w:rsid w:val="007C7D07"/>
    <w:rsid w:val="007D2B26"/>
    <w:rsid w:val="007E38CD"/>
    <w:rsid w:val="007F1D24"/>
    <w:rsid w:val="007F3689"/>
    <w:rsid w:val="007F460F"/>
    <w:rsid w:val="0081008A"/>
    <w:rsid w:val="00810529"/>
    <w:rsid w:val="00813BBB"/>
    <w:rsid w:val="008250F8"/>
    <w:rsid w:val="00832012"/>
    <w:rsid w:val="00847C2F"/>
    <w:rsid w:val="008527AA"/>
    <w:rsid w:val="0086476F"/>
    <w:rsid w:val="008705B1"/>
    <w:rsid w:val="00870C75"/>
    <w:rsid w:val="00884B39"/>
    <w:rsid w:val="00887606"/>
    <w:rsid w:val="0089392F"/>
    <w:rsid w:val="008939F1"/>
    <w:rsid w:val="00895F93"/>
    <w:rsid w:val="008977DD"/>
    <w:rsid w:val="008A4CBE"/>
    <w:rsid w:val="008B46C5"/>
    <w:rsid w:val="008B6C58"/>
    <w:rsid w:val="008B7799"/>
    <w:rsid w:val="008C2CCA"/>
    <w:rsid w:val="008D17C2"/>
    <w:rsid w:val="008D2D80"/>
    <w:rsid w:val="008D366F"/>
    <w:rsid w:val="008D699B"/>
    <w:rsid w:val="008E57DA"/>
    <w:rsid w:val="008E5C7B"/>
    <w:rsid w:val="008F16CE"/>
    <w:rsid w:val="008F3A0A"/>
    <w:rsid w:val="008F3C56"/>
    <w:rsid w:val="00904187"/>
    <w:rsid w:val="00912F9E"/>
    <w:rsid w:val="0091325D"/>
    <w:rsid w:val="00913D1C"/>
    <w:rsid w:val="009152A2"/>
    <w:rsid w:val="00926190"/>
    <w:rsid w:val="009261C7"/>
    <w:rsid w:val="009262F4"/>
    <w:rsid w:val="00941028"/>
    <w:rsid w:val="00943F2F"/>
    <w:rsid w:val="009444F7"/>
    <w:rsid w:val="0095177C"/>
    <w:rsid w:val="00963126"/>
    <w:rsid w:val="0097023F"/>
    <w:rsid w:val="009737C5"/>
    <w:rsid w:val="009776A7"/>
    <w:rsid w:val="00981A4E"/>
    <w:rsid w:val="009836CA"/>
    <w:rsid w:val="00984ED5"/>
    <w:rsid w:val="0099247A"/>
    <w:rsid w:val="009930B6"/>
    <w:rsid w:val="009965D9"/>
    <w:rsid w:val="009A0021"/>
    <w:rsid w:val="009A15DD"/>
    <w:rsid w:val="009A21EA"/>
    <w:rsid w:val="009A3227"/>
    <w:rsid w:val="009A3CCA"/>
    <w:rsid w:val="009A6F0D"/>
    <w:rsid w:val="009B20F1"/>
    <w:rsid w:val="009B5C37"/>
    <w:rsid w:val="009B651C"/>
    <w:rsid w:val="009C1EDA"/>
    <w:rsid w:val="009C59E5"/>
    <w:rsid w:val="009C5DE0"/>
    <w:rsid w:val="009D0BCF"/>
    <w:rsid w:val="009D25DA"/>
    <w:rsid w:val="009D4743"/>
    <w:rsid w:val="009D62CE"/>
    <w:rsid w:val="009E064A"/>
    <w:rsid w:val="009E6956"/>
    <w:rsid w:val="009F0244"/>
    <w:rsid w:val="009F0714"/>
    <w:rsid w:val="009F3C8B"/>
    <w:rsid w:val="009F41E6"/>
    <w:rsid w:val="009F4758"/>
    <w:rsid w:val="00A00655"/>
    <w:rsid w:val="00A03791"/>
    <w:rsid w:val="00A05FA2"/>
    <w:rsid w:val="00A0632C"/>
    <w:rsid w:val="00A07EA9"/>
    <w:rsid w:val="00A124D4"/>
    <w:rsid w:val="00A1254E"/>
    <w:rsid w:val="00A1433D"/>
    <w:rsid w:val="00A22BBE"/>
    <w:rsid w:val="00A24A79"/>
    <w:rsid w:val="00A36D5D"/>
    <w:rsid w:val="00A40351"/>
    <w:rsid w:val="00A41E84"/>
    <w:rsid w:val="00A56E68"/>
    <w:rsid w:val="00A572B9"/>
    <w:rsid w:val="00A60434"/>
    <w:rsid w:val="00A6064C"/>
    <w:rsid w:val="00A609DC"/>
    <w:rsid w:val="00A77D91"/>
    <w:rsid w:val="00A8513F"/>
    <w:rsid w:val="00A93913"/>
    <w:rsid w:val="00AA2AA6"/>
    <w:rsid w:val="00AB0697"/>
    <w:rsid w:val="00AB47B8"/>
    <w:rsid w:val="00AB6E88"/>
    <w:rsid w:val="00AC0E18"/>
    <w:rsid w:val="00AC3693"/>
    <w:rsid w:val="00AC3761"/>
    <w:rsid w:val="00AC47BC"/>
    <w:rsid w:val="00AC5A7F"/>
    <w:rsid w:val="00AC6033"/>
    <w:rsid w:val="00AD054F"/>
    <w:rsid w:val="00AD54C9"/>
    <w:rsid w:val="00AF0C78"/>
    <w:rsid w:val="00AF456A"/>
    <w:rsid w:val="00AF5656"/>
    <w:rsid w:val="00AF6615"/>
    <w:rsid w:val="00B0166D"/>
    <w:rsid w:val="00B0629D"/>
    <w:rsid w:val="00B14293"/>
    <w:rsid w:val="00B15ABD"/>
    <w:rsid w:val="00B24805"/>
    <w:rsid w:val="00B25D16"/>
    <w:rsid w:val="00B33975"/>
    <w:rsid w:val="00B34F23"/>
    <w:rsid w:val="00B536AB"/>
    <w:rsid w:val="00B55A99"/>
    <w:rsid w:val="00B603CE"/>
    <w:rsid w:val="00B65819"/>
    <w:rsid w:val="00B73783"/>
    <w:rsid w:val="00B756C0"/>
    <w:rsid w:val="00B83DE6"/>
    <w:rsid w:val="00BA41CF"/>
    <w:rsid w:val="00BA7526"/>
    <w:rsid w:val="00BB77F5"/>
    <w:rsid w:val="00BC297A"/>
    <w:rsid w:val="00BC7B22"/>
    <w:rsid w:val="00BD3415"/>
    <w:rsid w:val="00BD5EF0"/>
    <w:rsid w:val="00BE34BE"/>
    <w:rsid w:val="00BF6C80"/>
    <w:rsid w:val="00C0318E"/>
    <w:rsid w:val="00C03DE3"/>
    <w:rsid w:val="00C06342"/>
    <w:rsid w:val="00C07C9C"/>
    <w:rsid w:val="00C23B8F"/>
    <w:rsid w:val="00C3207F"/>
    <w:rsid w:val="00C35CDC"/>
    <w:rsid w:val="00C504D9"/>
    <w:rsid w:val="00C51147"/>
    <w:rsid w:val="00C53EED"/>
    <w:rsid w:val="00C567C6"/>
    <w:rsid w:val="00C57ED4"/>
    <w:rsid w:val="00C615DE"/>
    <w:rsid w:val="00C64E9D"/>
    <w:rsid w:val="00C75447"/>
    <w:rsid w:val="00C772BA"/>
    <w:rsid w:val="00C8251A"/>
    <w:rsid w:val="00C92E66"/>
    <w:rsid w:val="00C9493F"/>
    <w:rsid w:val="00C97478"/>
    <w:rsid w:val="00CB65B7"/>
    <w:rsid w:val="00CC5418"/>
    <w:rsid w:val="00CC7AA2"/>
    <w:rsid w:val="00CE57AD"/>
    <w:rsid w:val="00D021E6"/>
    <w:rsid w:val="00D113C5"/>
    <w:rsid w:val="00D12DA3"/>
    <w:rsid w:val="00D1504F"/>
    <w:rsid w:val="00D15CA0"/>
    <w:rsid w:val="00D218DE"/>
    <w:rsid w:val="00D2385A"/>
    <w:rsid w:val="00D30436"/>
    <w:rsid w:val="00D32C6D"/>
    <w:rsid w:val="00D340BD"/>
    <w:rsid w:val="00D3719D"/>
    <w:rsid w:val="00D37731"/>
    <w:rsid w:val="00D41F72"/>
    <w:rsid w:val="00D50472"/>
    <w:rsid w:val="00D610B1"/>
    <w:rsid w:val="00D611CC"/>
    <w:rsid w:val="00D6138B"/>
    <w:rsid w:val="00D62E0C"/>
    <w:rsid w:val="00D7006D"/>
    <w:rsid w:val="00D70DB8"/>
    <w:rsid w:val="00D7317E"/>
    <w:rsid w:val="00D76AD4"/>
    <w:rsid w:val="00D82CE8"/>
    <w:rsid w:val="00D8482D"/>
    <w:rsid w:val="00D86F10"/>
    <w:rsid w:val="00D905FF"/>
    <w:rsid w:val="00D962DB"/>
    <w:rsid w:val="00DA62EB"/>
    <w:rsid w:val="00DC3C58"/>
    <w:rsid w:val="00DC508D"/>
    <w:rsid w:val="00DD714A"/>
    <w:rsid w:val="00DE37D5"/>
    <w:rsid w:val="00DE642B"/>
    <w:rsid w:val="00DF02AD"/>
    <w:rsid w:val="00DF04EA"/>
    <w:rsid w:val="00DF103B"/>
    <w:rsid w:val="00DF4CD8"/>
    <w:rsid w:val="00E05BE6"/>
    <w:rsid w:val="00E13C82"/>
    <w:rsid w:val="00E13CEE"/>
    <w:rsid w:val="00E27AD7"/>
    <w:rsid w:val="00E34CD6"/>
    <w:rsid w:val="00E46540"/>
    <w:rsid w:val="00E55088"/>
    <w:rsid w:val="00E64553"/>
    <w:rsid w:val="00E65400"/>
    <w:rsid w:val="00E65F68"/>
    <w:rsid w:val="00E71396"/>
    <w:rsid w:val="00E73AD8"/>
    <w:rsid w:val="00E754D9"/>
    <w:rsid w:val="00E7778D"/>
    <w:rsid w:val="00E82D45"/>
    <w:rsid w:val="00E839AC"/>
    <w:rsid w:val="00E83B31"/>
    <w:rsid w:val="00E91480"/>
    <w:rsid w:val="00E92989"/>
    <w:rsid w:val="00EA3DFA"/>
    <w:rsid w:val="00EA4871"/>
    <w:rsid w:val="00EA7126"/>
    <w:rsid w:val="00EA7211"/>
    <w:rsid w:val="00EB0A55"/>
    <w:rsid w:val="00EB4DE1"/>
    <w:rsid w:val="00ED4AF3"/>
    <w:rsid w:val="00EE139E"/>
    <w:rsid w:val="00EE2383"/>
    <w:rsid w:val="00EE531A"/>
    <w:rsid w:val="00EF5DA7"/>
    <w:rsid w:val="00EF6019"/>
    <w:rsid w:val="00F05DA5"/>
    <w:rsid w:val="00F16DEA"/>
    <w:rsid w:val="00F22639"/>
    <w:rsid w:val="00F24FDB"/>
    <w:rsid w:val="00F367C6"/>
    <w:rsid w:val="00F475BE"/>
    <w:rsid w:val="00F55588"/>
    <w:rsid w:val="00F5594E"/>
    <w:rsid w:val="00F6014A"/>
    <w:rsid w:val="00F60E0B"/>
    <w:rsid w:val="00F666E0"/>
    <w:rsid w:val="00F711FC"/>
    <w:rsid w:val="00F767D7"/>
    <w:rsid w:val="00F76B9C"/>
    <w:rsid w:val="00F84354"/>
    <w:rsid w:val="00F87648"/>
    <w:rsid w:val="00F920F8"/>
    <w:rsid w:val="00F92869"/>
    <w:rsid w:val="00F92BE8"/>
    <w:rsid w:val="00F957B0"/>
    <w:rsid w:val="00FA202D"/>
    <w:rsid w:val="00FA7860"/>
    <w:rsid w:val="00FC00CB"/>
    <w:rsid w:val="00FC01D0"/>
    <w:rsid w:val="00FC4837"/>
    <w:rsid w:val="00FE3C3C"/>
    <w:rsid w:val="00FE6E46"/>
    <w:rsid w:val="00FF135E"/>
    <w:rsid w:val="00FF7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D25"/>
  </w:style>
  <w:style w:type="paragraph" w:styleId="Heading1">
    <w:name w:val="heading 1"/>
    <w:basedOn w:val="Normal"/>
    <w:next w:val="Normal"/>
    <w:link w:val="Heading1Char"/>
    <w:uiPriority w:val="9"/>
    <w:qFormat/>
    <w:rsid w:val="00717D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9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A2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A2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36A2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36A2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3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338A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717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17D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7D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7D5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717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17D5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369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36951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770D73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353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49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36A2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C23B8F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rsid w:val="00636A2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636A2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636A2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636A2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D5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4C9"/>
  </w:style>
  <w:style w:type="paragraph" w:styleId="Footer">
    <w:name w:val="footer"/>
    <w:basedOn w:val="Normal"/>
    <w:link w:val="FooterChar"/>
    <w:uiPriority w:val="99"/>
    <w:unhideWhenUsed/>
    <w:rsid w:val="00AD5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4C9"/>
  </w:style>
  <w:style w:type="table" w:styleId="TableGrid">
    <w:name w:val="Table Grid"/>
    <w:basedOn w:val="TableNormal"/>
    <w:uiPriority w:val="1"/>
    <w:rsid w:val="006E3277"/>
    <w:pPr>
      <w:spacing w:after="0" w:line="240" w:lineRule="auto"/>
    </w:pPr>
    <w:rPr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D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9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A2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A2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36A2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36A2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3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338A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717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17D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7D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7D5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717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17D5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369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36951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770D73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353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49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36A2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C23B8F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rsid w:val="00636A2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636A2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636A2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636A2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kapetanovic@gmail.co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adm.org/country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://sourceforge.net/projects/asterix/?source=directory" TargetMode="External"/><Relationship Id="rId37" Type="http://schemas.openxmlformats.org/officeDocument/2006/relationships/fontTable" Target="fontTable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1.xml"/><Relationship Id="rId10" Type="http://schemas.openxmlformats.org/officeDocument/2006/relationships/hyperlink" Target="http://msdn.microsoft.com/en-us/vstudio/bb735936.aspx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AD47D2-DCCA-4D5F-BD25-01B3A1847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30</Pages>
  <Words>3273</Words>
  <Characters>18659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akapetanovic@gmail.com</vt:lpstr>
    </vt:vector>
  </TitlesOfParts>
  <Company>User Manual ASTERIX Display &amp; Analyzer</Company>
  <LinksUpToDate>false</LinksUpToDate>
  <CharactersWithSpaces>21889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akapetanovic@gmail.com</dc:title>
  <dc:creator>bhdca</dc:creator>
  <cp:lastModifiedBy>bhdca</cp:lastModifiedBy>
  <cp:revision>14</cp:revision>
  <dcterms:created xsi:type="dcterms:W3CDTF">2012-11-09T08:52:00Z</dcterms:created>
  <dcterms:modified xsi:type="dcterms:W3CDTF">2012-11-09T11:49:00Z</dcterms:modified>
</cp:coreProperties>
</file>