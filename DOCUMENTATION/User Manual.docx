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1AF" w:rsidRDefault="005811AF" w:rsidP="005811AF">
      <w:pPr>
        <w:pStyle w:val="TOCHeading"/>
        <w:jc w:val="center"/>
        <w:rPr>
          <w:rFonts w:asciiTheme="minorHAnsi" w:eastAsiaTheme="minorHAnsi" w:hAnsiTheme="minorHAnsi" w:cstheme="minorBidi"/>
          <w:b w:val="0"/>
          <w:bCs w:val="0"/>
          <w:color w:val="auto"/>
          <w:sz w:val="48"/>
          <w:szCs w:val="22"/>
        </w:rPr>
      </w:pPr>
    </w:p>
    <w:p w:rsidR="00092B47" w:rsidRDefault="005811AF" w:rsidP="009D62CE">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r w:rsidRPr="00593A52">
        <w:rPr>
          <w:b/>
          <w:color w:val="4F81BD" w:themeColor="accent1"/>
          <w:sz w:val="36"/>
        </w:rPr>
        <w:t>for</w:t>
      </w:r>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AA562D">
        <w:rPr>
          <w:b/>
          <w:color w:val="4F81BD" w:themeColor="accent1"/>
          <w:sz w:val="56"/>
        </w:rPr>
        <w:t xml:space="preserve"> 1.8</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AC1F32" w:rsidP="005811AF">
      <w:pPr>
        <w:spacing w:after="0"/>
        <w:jc w:val="center"/>
      </w:pPr>
      <w:hyperlink r:id="rId9" w:history="1">
        <w:r w:rsidR="005811AF" w:rsidRPr="00523F1B">
          <w:rPr>
            <w:rStyle w:val="Hyperlink"/>
          </w:rPr>
          <w:t>akapetanovic@gmail.com</w:t>
        </w:r>
      </w:hyperlink>
    </w:p>
    <w:p w:rsidR="007C47E0" w:rsidRDefault="00D53C38" w:rsidP="00D53C38">
      <w:pPr>
        <w:spacing w:after="0"/>
        <w:jc w:val="center"/>
        <w:rPr>
          <w:color w:val="4F81BD" w:themeColor="accent1"/>
        </w:rPr>
      </w:pPr>
      <w:r>
        <w:rPr>
          <w:color w:val="4F81BD" w:themeColor="accent1"/>
        </w:rPr>
        <w:fldChar w:fldCharType="begin"/>
      </w:r>
      <w:r>
        <w:rPr>
          <w:color w:val="4F81BD" w:themeColor="accent1"/>
        </w:rPr>
        <w:instrText xml:space="preserve"> DATE \@ "MMMM d, yyyy" </w:instrText>
      </w:r>
      <w:r>
        <w:rPr>
          <w:color w:val="4F81BD" w:themeColor="accent1"/>
        </w:rPr>
        <w:fldChar w:fldCharType="separate"/>
      </w:r>
      <w:r w:rsidR="007A2595">
        <w:rPr>
          <w:noProof/>
          <w:color w:val="4F81BD" w:themeColor="accent1"/>
        </w:rPr>
        <w:t>November 17, 2012</w:t>
      </w:r>
      <w:r>
        <w:rPr>
          <w:color w:val="4F81BD" w:themeColor="accent1"/>
        </w:rPr>
        <w:fldChar w:fldCharType="end"/>
      </w:r>
    </w:p>
    <w:p w:rsidR="00D53C38" w:rsidRDefault="00D53C38" w:rsidP="00D53C38">
      <w:pPr>
        <w:spacing w:after="0"/>
        <w:jc w:val="center"/>
      </w:pPr>
    </w:p>
    <w:p w:rsidR="005811AF" w:rsidRDefault="00AA562D">
      <w:r>
        <w:rPr>
          <w:noProof/>
        </w:rPr>
        <w:drawing>
          <wp:inline distT="0" distB="0" distL="0" distR="0">
            <wp:extent cx="6927011" cy="4425351"/>
            <wp:effectExtent l="0" t="0" r="0" b="0"/>
            <wp:docPr id="14" name="Picture 14" descr="C:\Users\CAAS\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154" cy="4425442"/>
                    </a:xfrm>
                    <a:prstGeom prst="rect">
                      <a:avLst/>
                    </a:prstGeom>
                    <a:noFill/>
                    <a:ln>
                      <a:noFill/>
                    </a:ln>
                  </pic:spPr>
                </pic:pic>
              </a:graphicData>
            </a:graphic>
          </wp:inline>
        </w:drawing>
      </w:r>
      <w:r w:rsidR="005811AF">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321C60" w:rsidRDefault="00386980">
          <w:pPr>
            <w:pStyle w:val="TOC1"/>
            <w:tabs>
              <w:tab w:val="right" w:leader="dot" w:pos="10160"/>
            </w:tabs>
            <w:rPr>
              <w:noProof/>
            </w:rPr>
          </w:pPr>
          <w:r>
            <w:fldChar w:fldCharType="begin"/>
          </w:r>
          <w:r w:rsidR="00F6014A">
            <w:instrText xml:space="preserve"> TOC \o "1-3" \h \z \u </w:instrText>
          </w:r>
          <w:r>
            <w:fldChar w:fldCharType="separate"/>
          </w:r>
          <w:hyperlink w:anchor="_Toc340864826" w:history="1">
            <w:r w:rsidR="00321C60" w:rsidRPr="00B44A2B">
              <w:rPr>
                <w:rStyle w:val="Hyperlink"/>
                <w:noProof/>
              </w:rPr>
              <w:t>Preface</w:t>
            </w:r>
            <w:r w:rsidR="00321C60">
              <w:rPr>
                <w:noProof/>
                <w:webHidden/>
              </w:rPr>
              <w:tab/>
            </w:r>
            <w:r w:rsidR="00321C60">
              <w:rPr>
                <w:noProof/>
                <w:webHidden/>
              </w:rPr>
              <w:fldChar w:fldCharType="begin"/>
            </w:r>
            <w:r w:rsidR="00321C60">
              <w:rPr>
                <w:noProof/>
                <w:webHidden/>
              </w:rPr>
              <w:instrText xml:space="preserve"> PAGEREF _Toc340864826 \h </w:instrText>
            </w:r>
            <w:r w:rsidR="00321C60">
              <w:rPr>
                <w:noProof/>
                <w:webHidden/>
              </w:rPr>
            </w:r>
            <w:r w:rsidR="00321C60">
              <w:rPr>
                <w:noProof/>
                <w:webHidden/>
              </w:rPr>
              <w:fldChar w:fldCharType="separate"/>
            </w:r>
            <w:r w:rsidR="0046488B">
              <w:rPr>
                <w:noProof/>
                <w:webHidden/>
              </w:rPr>
              <w:t>4</w:t>
            </w:r>
            <w:r w:rsidR="00321C60">
              <w:rPr>
                <w:noProof/>
                <w:webHidden/>
              </w:rPr>
              <w:fldChar w:fldCharType="end"/>
            </w:r>
          </w:hyperlink>
        </w:p>
        <w:p w:rsidR="00321C60" w:rsidRDefault="00AC1F32">
          <w:pPr>
            <w:pStyle w:val="TOC1"/>
            <w:tabs>
              <w:tab w:val="right" w:leader="dot" w:pos="10160"/>
            </w:tabs>
            <w:rPr>
              <w:noProof/>
            </w:rPr>
          </w:pPr>
          <w:hyperlink w:anchor="_Toc340864827" w:history="1">
            <w:r w:rsidR="00321C60" w:rsidRPr="00B44A2B">
              <w:rPr>
                <w:rStyle w:val="Hyperlink"/>
                <w:noProof/>
              </w:rPr>
              <w:t>Initial Setup</w:t>
            </w:r>
            <w:r w:rsidR="00321C60">
              <w:rPr>
                <w:noProof/>
                <w:webHidden/>
              </w:rPr>
              <w:tab/>
            </w:r>
            <w:r w:rsidR="00321C60">
              <w:rPr>
                <w:noProof/>
                <w:webHidden/>
              </w:rPr>
              <w:fldChar w:fldCharType="begin"/>
            </w:r>
            <w:r w:rsidR="00321C60">
              <w:rPr>
                <w:noProof/>
                <w:webHidden/>
              </w:rPr>
              <w:instrText xml:space="preserve"> PAGEREF _Toc340864827 \h </w:instrText>
            </w:r>
            <w:r w:rsidR="00321C60">
              <w:rPr>
                <w:noProof/>
                <w:webHidden/>
              </w:rPr>
            </w:r>
            <w:r w:rsidR="00321C60">
              <w:rPr>
                <w:noProof/>
                <w:webHidden/>
              </w:rPr>
              <w:fldChar w:fldCharType="separate"/>
            </w:r>
            <w:r w:rsidR="0046488B">
              <w:rPr>
                <w:noProof/>
                <w:webHidden/>
              </w:rPr>
              <w:t>5</w:t>
            </w:r>
            <w:r w:rsidR="00321C60">
              <w:rPr>
                <w:noProof/>
                <w:webHidden/>
              </w:rPr>
              <w:fldChar w:fldCharType="end"/>
            </w:r>
          </w:hyperlink>
        </w:p>
        <w:p w:rsidR="00321C60" w:rsidRDefault="00AC1F32">
          <w:pPr>
            <w:pStyle w:val="TOC1"/>
            <w:tabs>
              <w:tab w:val="right" w:leader="dot" w:pos="10160"/>
            </w:tabs>
            <w:rPr>
              <w:noProof/>
            </w:rPr>
          </w:pPr>
          <w:hyperlink w:anchor="_Toc340864828" w:history="1">
            <w:r w:rsidR="00321C60" w:rsidRPr="00B44A2B">
              <w:rPr>
                <w:rStyle w:val="Hyperlink"/>
                <w:noProof/>
              </w:rPr>
              <w:t>Main Windows and Functionality</w:t>
            </w:r>
            <w:r w:rsidR="00321C60">
              <w:rPr>
                <w:noProof/>
                <w:webHidden/>
              </w:rPr>
              <w:tab/>
            </w:r>
            <w:r w:rsidR="00321C60">
              <w:rPr>
                <w:noProof/>
                <w:webHidden/>
              </w:rPr>
              <w:fldChar w:fldCharType="begin"/>
            </w:r>
            <w:r w:rsidR="00321C60">
              <w:rPr>
                <w:noProof/>
                <w:webHidden/>
              </w:rPr>
              <w:instrText xml:space="preserve"> PAGEREF _Toc340864828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AC1F32">
          <w:pPr>
            <w:pStyle w:val="TOC1"/>
            <w:tabs>
              <w:tab w:val="right" w:leader="dot" w:pos="10160"/>
            </w:tabs>
            <w:rPr>
              <w:noProof/>
            </w:rPr>
          </w:pPr>
          <w:hyperlink w:anchor="_Toc340864829" w:history="1">
            <w:r w:rsidR="00321C60" w:rsidRPr="00B44A2B">
              <w:rPr>
                <w:rStyle w:val="Hyperlink"/>
                <w:noProof/>
              </w:rPr>
              <w:t>Setting up a connection</w:t>
            </w:r>
            <w:r w:rsidR="00321C60">
              <w:rPr>
                <w:noProof/>
                <w:webHidden/>
              </w:rPr>
              <w:tab/>
            </w:r>
            <w:r w:rsidR="00321C60">
              <w:rPr>
                <w:noProof/>
                <w:webHidden/>
              </w:rPr>
              <w:fldChar w:fldCharType="begin"/>
            </w:r>
            <w:r w:rsidR="00321C60">
              <w:rPr>
                <w:noProof/>
                <w:webHidden/>
              </w:rPr>
              <w:instrText xml:space="preserve"> PAGEREF _Toc340864829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AC1F32">
          <w:pPr>
            <w:pStyle w:val="TOC3"/>
            <w:tabs>
              <w:tab w:val="right" w:leader="dot" w:pos="10160"/>
            </w:tabs>
            <w:rPr>
              <w:noProof/>
            </w:rPr>
          </w:pPr>
          <w:hyperlink w:anchor="_Toc340864831" w:history="1">
            <w:r w:rsidR="00321C60" w:rsidRPr="00B44A2B">
              <w:rPr>
                <w:rStyle w:val="Hyperlink"/>
                <w:noProof/>
              </w:rPr>
              <w:t>Figure 1: Connection Screen</w:t>
            </w:r>
            <w:r w:rsidR="00321C60">
              <w:rPr>
                <w:noProof/>
                <w:webHidden/>
              </w:rPr>
              <w:tab/>
            </w:r>
            <w:r w:rsidR="00321C60">
              <w:rPr>
                <w:noProof/>
                <w:webHidden/>
              </w:rPr>
              <w:fldChar w:fldCharType="begin"/>
            </w:r>
            <w:r w:rsidR="00321C60">
              <w:rPr>
                <w:noProof/>
                <w:webHidden/>
              </w:rPr>
              <w:instrText xml:space="preserve"> PAGEREF _Toc340864831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AC1F32">
          <w:pPr>
            <w:pStyle w:val="TOC1"/>
            <w:tabs>
              <w:tab w:val="right" w:leader="dot" w:pos="10160"/>
            </w:tabs>
            <w:rPr>
              <w:noProof/>
            </w:rPr>
          </w:pPr>
          <w:hyperlink w:anchor="_Toc340864832" w:history="1">
            <w:r w:rsidR="00321C60" w:rsidRPr="00B44A2B">
              <w:rPr>
                <w:rStyle w:val="Hyperlink"/>
                <w:noProof/>
              </w:rPr>
              <w:t>Start processing data</w:t>
            </w:r>
            <w:r w:rsidR="00321C60">
              <w:rPr>
                <w:noProof/>
                <w:webHidden/>
              </w:rPr>
              <w:tab/>
            </w:r>
            <w:r w:rsidR="00321C60">
              <w:rPr>
                <w:noProof/>
                <w:webHidden/>
              </w:rPr>
              <w:fldChar w:fldCharType="begin"/>
            </w:r>
            <w:r w:rsidR="00321C60">
              <w:rPr>
                <w:noProof/>
                <w:webHidden/>
              </w:rPr>
              <w:instrText xml:space="preserve"> PAGEREF _Toc340864832 \h </w:instrText>
            </w:r>
            <w:r w:rsidR="00321C60">
              <w:rPr>
                <w:noProof/>
                <w:webHidden/>
              </w:rPr>
            </w:r>
            <w:r w:rsidR="00321C60">
              <w:rPr>
                <w:noProof/>
                <w:webHidden/>
              </w:rPr>
              <w:fldChar w:fldCharType="separate"/>
            </w:r>
            <w:r w:rsidR="0046488B">
              <w:rPr>
                <w:noProof/>
                <w:webHidden/>
              </w:rPr>
              <w:t>9</w:t>
            </w:r>
            <w:r w:rsidR="00321C60">
              <w:rPr>
                <w:noProof/>
                <w:webHidden/>
              </w:rPr>
              <w:fldChar w:fldCharType="end"/>
            </w:r>
          </w:hyperlink>
        </w:p>
        <w:p w:rsidR="00321C60" w:rsidRDefault="00AC1F32">
          <w:pPr>
            <w:pStyle w:val="TOC3"/>
            <w:tabs>
              <w:tab w:val="right" w:leader="dot" w:pos="10160"/>
            </w:tabs>
            <w:rPr>
              <w:noProof/>
            </w:rPr>
          </w:pPr>
          <w:hyperlink w:anchor="_Toc340864834" w:history="1">
            <w:r w:rsidR="00321C60" w:rsidRPr="00B44A2B">
              <w:rPr>
                <w:rStyle w:val="Hyperlink"/>
                <w:noProof/>
              </w:rPr>
              <w:t>Figure 2: Main Display Window</w:t>
            </w:r>
            <w:r w:rsidR="00321C60">
              <w:rPr>
                <w:noProof/>
                <w:webHidden/>
              </w:rPr>
              <w:tab/>
            </w:r>
            <w:r w:rsidR="00321C60">
              <w:rPr>
                <w:noProof/>
                <w:webHidden/>
              </w:rPr>
              <w:fldChar w:fldCharType="begin"/>
            </w:r>
            <w:r w:rsidR="00321C60">
              <w:rPr>
                <w:noProof/>
                <w:webHidden/>
              </w:rPr>
              <w:instrText xml:space="preserve"> PAGEREF _Toc340864834 \h </w:instrText>
            </w:r>
            <w:r w:rsidR="00321C60">
              <w:rPr>
                <w:noProof/>
                <w:webHidden/>
              </w:rPr>
            </w:r>
            <w:r w:rsidR="00321C60">
              <w:rPr>
                <w:noProof/>
                <w:webHidden/>
              </w:rPr>
              <w:fldChar w:fldCharType="separate"/>
            </w:r>
            <w:r w:rsidR="0046488B">
              <w:rPr>
                <w:noProof/>
                <w:webHidden/>
              </w:rPr>
              <w:t>9</w:t>
            </w:r>
            <w:r w:rsidR="00321C60">
              <w:rPr>
                <w:noProof/>
                <w:webHidden/>
              </w:rPr>
              <w:fldChar w:fldCharType="end"/>
            </w:r>
          </w:hyperlink>
        </w:p>
        <w:p w:rsidR="00321C60" w:rsidRDefault="00AC1F32">
          <w:pPr>
            <w:pStyle w:val="TOC3"/>
            <w:tabs>
              <w:tab w:val="right" w:leader="dot" w:pos="10160"/>
            </w:tabs>
            <w:rPr>
              <w:noProof/>
            </w:rPr>
          </w:pPr>
          <w:hyperlink w:anchor="_Toc340864835" w:history="1">
            <w:r w:rsidR="00321C60" w:rsidRPr="00B44A2B">
              <w:rPr>
                <w:rStyle w:val="Hyperlink"/>
                <w:noProof/>
              </w:rPr>
              <w:t>Figure 3: Main Display Window (DISPLAY FROZEN)</w:t>
            </w:r>
            <w:r w:rsidR="00321C60">
              <w:rPr>
                <w:noProof/>
                <w:webHidden/>
              </w:rPr>
              <w:tab/>
            </w:r>
            <w:r w:rsidR="00321C60">
              <w:rPr>
                <w:noProof/>
                <w:webHidden/>
              </w:rPr>
              <w:fldChar w:fldCharType="begin"/>
            </w:r>
            <w:r w:rsidR="00321C60">
              <w:rPr>
                <w:noProof/>
                <w:webHidden/>
              </w:rPr>
              <w:instrText xml:space="preserve"> PAGEREF _Toc340864835 \h </w:instrText>
            </w:r>
            <w:r w:rsidR="00321C60">
              <w:rPr>
                <w:noProof/>
                <w:webHidden/>
              </w:rPr>
            </w:r>
            <w:r w:rsidR="00321C60">
              <w:rPr>
                <w:noProof/>
                <w:webHidden/>
              </w:rPr>
              <w:fldChar w:fldCharType="separate"/>
            </w:r>
            <w:r w:rsidR="0046488B">
              <w:rPr>
                <w:noProof/>
                <w:webHidden/>
              </w:rPr>
              <w:t>10</w:t>
            </w:r>
            <w:r w:rsidR="00321C60">
              <w:rPr>
                <w:noProof/>
                <w:webHidden/>
              </w:rPr>
              <w:fldChar w:fldCharType="end"/>
            </w:r>
          </w:hyperlink>
        </w:p>
        <w:p w:rsidR="00321C60" w:rsidRDefault="00AC1F32">
          <w:pPr>
            <w:pStyle w:val="TOC3"/>
            <w:tabs>
              <w:tab w:val="right" w:leader="dot" w:pos="10160"/>
            </w:tabs>
            <w:rPr>
              <w:noProof/>
            </w:rPr>
          </w:pPr>
          <w:hyperlink w:anchor="_Toc340864837" w:history="1">
            <w:r w:rsidR="00321C60" w:rsidRPr="00B44A2B">
              <w:rPr>
                <w:rStyle w:val="Hyperlink"/>
                <w:noProof/>
              </w:rPr>
              <w:t>Figure 4: Main Capture Window</w:t>
            </w:r>
            <w:r w:rsidR="00321C60">
              <w:rPr>
                <w:noProof/>
                <w:webHidden/>
              </w:rPr>
              <w:tab/>
            </w:r>
            <w:r w:rsidR="00321C60">
              <w:rPr>
                <w:noProof/>
                <w:webHidden/>
              </w:rPr>
              <w:fldChar w:fldCharType="begin"/>
            </w:r>
            <w:r w:rsidR="00321C60">
              <w:rPr>
                <w:noProof/>
                <w:webHidden/>
              </w:rPr>
              <w:instrText xml:space="preserve"> PAGEREF _Toc340864837 \h </w:instrText>
            </w:r>
            <w:r w:rsidR="00321C60">
              <w:rPr>
                <w:noProof/>
                <w:webHidden/>
              </w:rPr>
            </w:r>
            <w:r w:rsidR="00321C60">
              <w:rPr>
                <w:noProof/>
                <w:webHidden/>
              </w:rPr>
              <w:fldChar w:fldCharType="separate"/>
            </w:r>
            <w:r w:rsidR="0046488B">
              <w:rPr>
                <w:noProof/>
                <w:webHidden/>
              </w:rPr>
              <w:t>11</w:t>
            </w:r>
            <w:r w:rsidR="00321C60">
              <w:rPr>
                <w:noProof/>
                <w:webHidden/>
              </w:rPr>
              <w:fldChar w:fldCharType="end"/>
            </w:r>
          </w:hyperlink>
        </w:p>
        <w:p w:rsidR="00321C60" w:rsidRDefault="00AC1F32">
          <w:pPr>
            <w:pStyle w:val="TOC1"/>
            <w:tabs>
              <w:tab w:val="right" w:leader="dot" w:pos="10160"/>
            </w:tabs>
            <w:rPr>
              <w:noProof/>
            </w:rPr>
          </w:pPr>
          <w:hyperlink w:anchor="_Toc340864838" w:history="1">
            <w:r w:rsidR="00321C60" w:rsidRPr="00B44A2B">
              <w:rPr>
                <w:rStyle w:val="Hyperlink"/>
                <w:noProof/>
              </w:rPr>
              <w:t>Data Item Presence</w:t>
            </w:r>
            <w:r w:rsidR="00321C60">
              <w:rPr>
                <w:noProof/>
                <w:webHidden/>
              </w:rPr>
              <w:tab/>
            </w:r>
            <w:r w:rsidR="00321C60">
              <w:rPr>
                <w:noProof/>
                <w:webHidden/>
              </w:rPr>
              <w:fldChar w:fldCharType="begin"/>
            </w:r>
            <w:r w:rsidR="00321C60">
              <w:rPr>
                <w:noProof/>
                <w:webHidden/>
              </w:rPr>
              <w:instrText xml:space="preserve"> PAGEREF _Toc340864838 \h </w:instrText>
            </w:r>
            <w:r w:rsidR="00321C60">
              <w:rPr>
                <w:noProof/>
                <w:webHidden/>
              </w:rPr>
            </w:r>
            <w:r w:rsidR="00321C60">
              <w:rPr>
                <w:noProof/>
                <w:webHidden/>
              </w:rPr>
              <w:fldChar w:fldCharType="separate"/>
            </w:r>
            <w:r w:rsidR="0046488B">
              <w:rPr>
                <w:noProof/>
                <w:webHidden/>
              </w:rPr>
              <w:t>12</w:t>
            </w:r>
            <w:r w:rsidR="00321C60">
              <w:rPr>
                <w:noProof/>
                <w:webHidden/>
              </w:rPr>
              <w:fldChar w:fldCharType="end"/>
            </w:r>
          </w:hyperlink>
        </w:p>
        <w:p w:rsidR="00321C60" w:rsidRDefault="00AC1F32">
          <w:pPr>
            <w:pStyle w:val="TOC3"/>
            <w:tabs>
              <w:tab w:val="right" w:leader="dot" w:pos="10160"/>
            </w:tabs>
            <w:rPr>
              <w:noProof/>
            </w:rPr>
          </w:pPr>
          <w:hyperlink w:anchor="_Toc340864840" w:history="1">
            <w:r w:rsidR="00321C60" w:rsidRPr="00B44A2B">
              <w:rPr>
                <w:rStyle w:val="Hyperlink"/>
                <w:noProof/>
              </w:rPr>
              <w:t>Figure 5: Data Item presences</w:t>
            </w:r>
            <w:r w:rsidR="00321C60">
              <w:rPr>
                <w:noProof/>
                <w:webHidden/>
              </w:rPr>
              <w:tab/>
            </w:r>
            <w:r w:rsidR="00321C60">
              <w:rPr>
                <w:noProof/>
                <w:webHidden/>
              </w:rPr>
              <w:fldChar w:fldCharType="begin"/>
            </w:r>
            <w:r w:rsidR="00321C60">
              <w:rPr>
                <w:noProof/>
                <w:webHidden/>
              </w:rPr>
              <w:instrText xml:space="preserve"> PAGEREF _Toc340864840 \h </w:instrText>
            </w:r>
            <w:r w:rsidR="00321C60">
              <w:rPr>
                <w:noProof/>
                <w:webHidden/>
              </w:rPr>
            </w:r>
            <w:r w:rsidR="00321C60">
              <w:rPr>
                <w:noProof/>
                <w:webHidden/>
              </w:rPr>
              <w:fldChar w:fldCharType="separate"/>
            </w:r>
            <w:r w:rsidR="0046488B">
              <w:rPr>
                <w:noProof/>
                <w:webHidden/>
              </w:rPr>
              <w:t>12</w:t>
            </w:r>
            <w:r w:rsidR="00321C60">
              <w:rPr>
                <w:noProof/>
                <w:webHidden/>
              </w:rPr>
              <w:fldChar w:fldCharType="end"/>
            </w:r>
          </w:hyperlink>
        </w:p>
        <w:p w:rsidR="00321C60" w:rsidRDefault="00AC1F32">
          <w:pPr>
            <w:pStyle w:val="TOC1"/>
            <w:tabs>
              <w:tab w:val="right" w:leader="dot" w:pos="10160"/>
            </w:tabs>
            <w:rPr>
              <w:noProof/>
            </w:rPr>
          </w:pPr>
          <w:hyperlink w:anchor="_Toc340864841" w:history="1">
            <w:r w:rsidR="00321C60" w:rsidRPr="00B44A2B">
              <w:rPr>
                <w:rStyle w:val="Hyperlink"/>
                <w:noProof/>
              </w:rPr>
              <w:t>Data Item View</w:t>
            </w:r>
            <w:r w:rsidR="00321C60">
              <w:rPr>
                <w:noProof/>
                <w:webHidden/>
              </w:rPr>
              <w:tab/>
            </w:r>
            <w:r w:rsidR="00321C60">
              <w:rPr>
                <w:noProof/>
                <w:webHidden/>
              </w:rPr>
              <w:fldChar w:fldCharType="begin"/>
            </w:r>
            <w:r w:rsidR="00321C60">
              <w:rPr>
                <w:noProof/>
                <w:webHidden/>
              </w:rPr>
              <w:instrText xml:space="preserve"> PAGEREF _Toc340864841 \h </w:instrText>
            </w:r>
            <w:r w:rsidR="00321C60">
              <w:rPr>
                <w:noProof/>
                <w:webHidden/>
              </w:rPr>
            </w:r>
            <w:r w:rsidR="00321C60">
              <w:rPr>
                <w:noProof/>
                <w:webHidden/>
              </w:rPr>
              <w:fldChar w:fldCharType="separate"/>
            </w:r>
            <w:r w:rsidR="0046488B">
              <w:rPr>
                <w:noProof/>
                <w:webHidden/>
              </w:rPr>
              <w:t>13</w:t>
            </w:r>
            <w:r w:rsidR="00321C60">
              <w:rPr>
                <w:noProof/>
                <w:webHidden/>
              </w:rPr>
              <w:fldChar w:fldCharType="end"/>
            </w:r>
          </w:hyperlink>
        </w:p>
        <w:p w:rsidR="00321C60" w:rsidRDefault="00AC1F32">
          <w:pPr>
            <w:pStyle w:val="TOC3"/>
            <w:tabs>
              <w:tab w:val="right" w:leader="dot" w:pos="10160"/>
            </w:tabs>
            <w:rPr>
              <w:noProof/>
            </w:rPr>
          </w:pPr>
          <w:hyperlink w:anchor="_Toc340864843" w:history="1">
            <w:r w:rsidR="00321C60" w:rsidRPr="00B44A2B">
              <w:rPr>
                <w:rStyle w:val="Hyperlink"/>
                <w:noProof/>
              </w:rPr>
              <w:t>Figure 6: Data Item View</w:t>
            </w:r>
            <w:r w:rsidR="00321C60">
              <w:rPr>
                <w:noProof/>
                <w:webHidden/>
              </w:rPr>
              <w:tab/>
            </w:r>
            <w:r w:rsidR="00321C60">
              <w:rPr>
                <w:noProof/>
                <w:webHidden/>
              </w:rPr>
              <w:fldChar w:fldCharType="begin"/>
            </w:r>
            <w:r w:rsidR="00321C60">
              <w:rPr>
                <w:noProof/>
                <w:webHidden/>
              </w:rPr>
              <w:instrText xml:space="preserve"> PAGEREF _Toc340864843 \h </w:instrText>
            </w:r>
            <w:r w:rsidR="00321C60">
              <w:rPr>
                <w:noProof/>
                <w:webHidden/>
              </w:rPr>
            </w:r>
            <w:r w:rsidR="00321C60">
              <w:rPr>
                <w:noProof/>
                <w:webHidden/>
              </w:rPr>
              <w:fldChar w:fldCharType="separate"/>
            </w:r>
            <w:r w:rsidR="0046488B">
              <w:rPr>
                <w:noProof/>
                <w:webHidden/>
              </w:rPr>
              <w:t>13</w:t>
            </w:r>
            <w:r w:rsidR="00321C60">
              <w:rPr>
                <w:noProof/>
                <w:webHidden/>
              </w:rPr>
              <w:fldChar w:fldCharType="end"/>
            </w:r>
          </w:hyperlink>
        </w:p>
        <w:p w:rsidR="00321C60" w:rsidRDefault="00AC1F32">
          <w:pPr>
            <w:pStyle w:val="TOC1"/>
            <w:tabs>
              <w:tab w:val="right" w:leader="dot" w:pos="10160"/>
            </w:tabs>
            <w:rPr>
              <w:noProof/>
            </w:rPr>
          </w:pPr>
          <w:hyperlink w:anchor="_Toc340864844" w:history="1">
            <w:r w:rsidR="00321C60" w:rsidRPr="00B44A2B">
              <w:rPr>
                <w:rStyle w:val="Hyperlink"/>
                <w:noProof/>
              </w:rPr>
              <w:t>View by Mode-A Code</w:t>
            </w:r>
            <w:r w:rsidR="00321C60">
              <w:rPr>
                <w:noProof/>
                <w:webHidden/>
              </w:rPr>
              <w:tab/>
            </w:r>
            <w:r w:rsidR="00321C60">
              <w:rPr>
                <w:noProof/>
                <w:webHidden/>
              </w:rPr>
              <w:fldChar w:fldCharType="begin"/>
            </w:r>
            <w:r w:rsidR="00321C60">
              <w:rPr>
                <w:noProof/>
                <w:webHidden/>
              </w:rPr>
              <w:instrText xml:space="preserve"> PAGEREF _Toc340864844 \h </w:instrText>
            </w:r>
            <w:r w:rsidR="00321C60">
              <w:rPr>
                <w:noProof/>
                <w:webHidden/>
              </w:rPr>
            </w:r>
            <w:r w:rsidR="00321C60">
              <w:rPr>
                <w:noProof/>
                <w:webHidden/>
              </w:rPr>
              <w:fldChar w:fldCharType="separate"/>
            </w:r>
            <w:r w:rsidR="0046488B">
              <w:rPr>
                <w:noProof/>
                <w:webHidden/>
              </w:rPr>
              <w:t>14</w:t>
            </w:r>
            <w:r w:rsidR="00321C60">
              <w:rPr>
                <w:noProof/>
                <w:webHidden/>
              </w:rPr>
              <w:fldChar w:fldCharType="end"/>
            </w:r>
          </w:hyperlink>
        </w:p>
        <w:p w:rsidR="00321C60" w:rsidRDefault="00AC1F32">
          <w:pPr>
            <w:pStyle w:val="TOC3"/>
            <w:tabs>
              <w:tab w:val="right" w:leader="dot" w:pos="10160"/>
            </w:tabs>
            <w:rPr>
              <w:noProof/>
            </w:rPr>
          </w:pPr>
          <w:hyperlink w:anchor="_Toc340864846" w:history="1">
            <w:r w:rsidR="00321C60" w:rsidRPr="00B44A2B">
              <w:rPr>
                <w:rStyle w:val="Hyperlink"/>
                <w:noProof/>
              </w:rPr>
              <w:t>Figure 7: View data by SSR code</w:t>
            </w:r>
            <w:r w:rsidR="00321C60">
              <w:rPr>
                <w:noProof/>
                <w:webHidden/>
              </w:rPr>
              <w:tab/>
            </w:r>
            <w:r w:rsidR="00321C60">
              <w:rPr>
                <w:noProof/>
                <w:webHidden/>
              </w:rPr>
              <w:fldChar w:fldCharType="begin"/>
            </w:r>
            <w:r w:rsidR="00321C60">
              <w:rPr>
                <w:noProof/>
                <w:webHidden/>
              </w:rPr>
              <w:instrText xml:space="preserve"> PAGEREF _Toc340864846 \h </w:instrText>
            </w:r>
            <w:r w:rsidR="00321C60">
              <w:rPr>
                <w:noProof/>
                <w:webHidden/>
              </w:rPr>
            </w:r>
            <w:r w:rsidR="00321C60">
              <w:rPr>
                <w:noProof/>
                <w:webHidden/>
              </w:rPr>
              <w:fldChar w:fldCharType="separate"/>
            </w:r>
            <w:r w:rsidR="0046488B">
              <w:rPr>
                <w:noProof/>
                <w:webHidden/>
              </w:rPr>
              <w:t>14</w:t>
            </w:r>
            <w:r w:rsidR="00321C60">
              <w:rPr>
                <w:noProof/>
                <w:webHidden/>
              </w:rPr>
              <w:fldChar w:fldCharType="end"/>
            </w:r>
          </w:hyperlink>
        </w:p>
        <w:p w:rsidR="00321C60" w:rsidRDefault="00AC1F32">
          <w:pPr>
            <w:pStyle w:val="TOC1"/>
            <w:tabs>
              <w:tab w:val="right" w:leader="dot" w:pos="10160"/>
            </w:tabs>
            <w:rPr>
              <w:noProof/>
            </w:rPr>
          </w:pPr>
          <w:hyperlink w:anchor="_Toc340864847" w:history="1">
            <w:r w:rsidR="00321C60" w:rsidRPr="00B44A2B">
              <w:rPr>
                <w:rStyle w:val="Hyperlink"/>
                <w:noProof/>
              </w:rPr>
              <w:t>Export (Earth Plot or GePath)</w:t>
            </w:r>
            <w:r w:rsidR="00321C60">
              <w:rPr>
                <w:noProof/>
                <w:webHidden/>
              </w:rPr>
              <w:tab/>
            </w:r>
            <w:r w:rsidR="00321C60">
              <w:rPr>
                <w:noProof/>
                <w:webHidden/>
              </w:rPr>
              <w:fldChar w:fldCharType="begin"/>
            </w:r>
            <w:r w:rsidR="00321C60">
              <w:rPr>
                <w:noProof/>
                <w:webHidden/>
              </w:rPr>
              <w:instrText xml:space="preserve"> PAGEREF _Toc340864847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AC1F32">
          <w:pPr>
            <w:pStyle w:val="TOC3"/>
            <w:tabs>
              <w:tab w:val="right" w:leader="dot" w:pos="10160"/>
            </w:tabs>
            <w:rPr>
              <w:noProof/>
            </w:rPr>
          </w:pPr>
          <w:hyperlink w:anchor="_Toc340864849" w:history="1">
            <w:r w:rsidR="00321C60" w:rsidRPr="00B44A2B">
              <w:rPr>
                <w:rStyle w:val="Hyperlink"/>
                <w:noProof/>
              </w:rPr>
              <w:t>Figure 8: Export to Earth Plot format by Mode-A code</w:t>
            </w:r>
            <w:r w:rsidR="00321C60">
              <w:rPr>
                <w:noProof/>
                <w:webHidden/>
              </w:rPr>
              <w:tab/>
            </w:r>
            <w:r w:rsidR="00321C60">
              <w:rPr>
                <w:noProof/>
                <w:webHidden/>
              </w:rPr>
              <w:fldChar w:fldCharType="begin"/>
            </w:r>
            <w:r w:rsidR="00321C60">
              <w:rPr>
                <w:noProof/>
                <w:webHidden/>
              </w:rPr>
              <w:instrText xml:space="preserve"> PAGEREF _Toc340864849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AC1F32">
          <w:pPr>
            <w:pStyle w:val="TOC3"/>
            <w:tabs>
              <w:tab w:val="right" w:leader="dot" w:pos="10160"/>
            </w:tabs>
            <w:rPr>
              <w:noProof/>
            </w:rPr>
          </w:pPr>
          <w:hyperlink w:anchor="_Toc340864851" w:history="1">
            <w:r w:rsidR="00321C60" w:rsidRPr="00B44A2B">
              <w:rPr>
                <w:rStyle w:val="Hyperlink"/>
                <w:noProof/>
              </w:rPr>
              <w:t>Figure 9: 3D example in Google Earth of a real test flight over Bosnia and Herzegovina</w:t>
            </w:r>
            <w:r w:rsidR="00321C60">
              <w:rPr>
                <w:noProof/>
                <w:webHidden/>
              </w:rPr>
              <w:tab/>
            </w:r>
            <w:r w:rsidR="00321C60">
              <w:rPr>
                <w:noProof/>
                <w:webHidden/>
              </w:rPr>
              <w:fldChar w:fldCharType="begin"/>
            </w:r>
            <w:r w:rsidR="00321C60">
              <w:rPr>
                <w:noProof/>
                <w:webHidden/>
              </w:rPr>
              <w:instrText xml:space="preserve"> PAGEREF _Toc340864851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AC1F32">
          <w:pPr>
            <w:pStyle w:val="TOC1"/>
            <w:tabs>
              <w:tab w:val="right" w:leader="dot" w:pos="10160"/>
            </w:tabs>
            <w:rPr>
              <w:noProof/>
            </w:rPr>
          </w:pPr>
          <w:hyperlink w:anchor="_Toc340864852" w:history="1">
            <w:r w:rsidR="00321C60" w:rsidRPr="00B44A2B">
              <w:rPr>
                <w:rStyle w:val="Hyperlink"/>
                <w:noProof/>
              </w:rPr>
              <w:t>Live Display in Google Earth</w:t>
            </w:r>
            <w:r w:rsidR="00321C60">
              <w:rPr>
                <w:noProof/>
                <w:webHidden/>
              </w:rPr>
              <w:tab/>
            </w:r>
            <w:r w:rsidR="00321C60">
              <w:rPr>
                <w:noProof/>
                <w:webHidden/>
              </w:rPr>
              <w:fldChar w:fldCharType="begin"/>
            </w:r>
            <w:r w:rsidR="00321C60">
              <w:rPr>
                <w:noProof/>
                <w:webHidden/>
              </w:rPr>
              <w:instrText xml:space="preserve"> PAGEREF _Toc340864852 \h </w:instrText>
            </w:r>
            <w:r w:rsidR="00321C60">
              <w:rPr>
                <w:noProof/>
                <w:webHidden/>
              </w:rPr>
            </w:r>
            <w:r w:rsidR="00321C60">
              <w:rPr>
                <w:noProof/>
                <w:webHidden/>
              </w:rPr>
              <w:fldChar w:fldCharType="separate"/>
            </w:r>
            <w:r w:rsidR="0046488B">
              <w:rPr>
                <w:noProof/>
                <w:webHidden/>
              </w:rPr>
              <w:t>16</w:t>
            </w:r>
            <w:r w:rsidR="00321C60">
              <w:rPr>
                <w:noProof/>
                <w:webHidden/>
              </w:rPr>
              <w:fldChar w:fldCharType="end"/>
            </w:r>
          </w:hyperlink>
        </w:p>
        <w:p w:rsidR="00321C60" w:rsidRDefault="00AC1F32">
          <w:pPr>
            <w:pStyle w:val="TOC3"/>
            <w:tabs>
              <w:tab w:val="right" w:leader="dot" w:pos="10160"/>
            </w:tabs>
            <w:rPr>
              <w:noProof/>
            </w:rPr>
          </w:pPr>
          <w:hyperlink w:anchor="_Toc340864853" w:history="1">
            <w:r w:rsidR="00321C60" w:rsidRPr="00B44A2B">
              <w:rPr>
                <w:rStyle w:val="Hyperlink"/>
                <w:noProof/>
              </w:rPr>
              <w:t>Figure 10: Live display in Google Earth</w:t>
            </w:r>
            <w:r w:rsidR="00321C60">
              <w:rPr>
                <w:noProof/>
                <w:webHidden/>
              </w:rPr>
              <w:tab/>
            </w:r>
            <w:r w:rsidR="00321C60">
              <w:rPr>
                <w:noProof/>
                <w:webHidden/>
              </w:rPr>
              <w:fldChar w:fldCharType="begin"/>
            </w:r>
            <w:r w:rsidR="00321C60">
              <w:rPr>
                <w:noProof/>
                <w:webHidden/>
              </w:rPr>
              <w:instrText xml:space="preserve"> PAGEREF _Toc340864853 \h </w:instrText>
            </w:r>
            <w:r w:rsidR="00321C60">
              <w:rPr>
                <w:noProof/>
                <w:webHidden/>
              </w:rPr>
            </w:r>
            <w:r w:rsidR="00321C60">
              <w:rPr>
                <w:noProof/>
                <w:webHidden/>
              </w:rPr>
              <w:fldChar w:fldCharType="separate"/>
            </w:r>
            <w:r w:rsidR="0046488B">
              <w:rPr>
                <w:noProof/>
                <w:webHidden/>
              </w:rPr>
              <w:t>16</w:t>
            </w:r>
            <w:r w:rsidR="00321C60">
              <w:rPr>
                <w:noProof/>
                <w:webHidden/>
              </w:rPr>
              <w:fldChar w:fldCharType="end"/>
            </w:r>
          </w:hyperlink>
        </w:p>
        <w:p w:rsidR="00321C60" w:rsidRDefault="00AC1F32">
          <w:pPr>
            <w:pStyle w:val="TOC3"/>
            <w:tabs>
              <w:tab w:val="right" w:leader="dot" w:pos="10160"/>
            </w:tabs>
            <w:rPr>
              <w:noProof/>
            </w:rPr>
          </w:pPr>
          <w:hyperlink w:anchor="_Toc340864854" w:history="1">
            <w:r w:rsidR="00321C60" w:rsidRPr="00B44A2B">
              <w:rPr>
                <w:rStyle w:val="Hyperlink"/>
                <w:noProof/>
              </w:rPr>
              <w:t>Figure 11: Settings of Google Earth</w:t>
            </w:r>
            <w:r w:rsidR="00321C60">
              <w:rPr>
                <w:noProof/>
                <w:webHidden/>
              </w:rPr>
              <w:tab/>
            </w:r>
            <w:r w:rsidR="00321C60">
              <w:rPr>
                <w:noProof/>
                <w:webHidden/>
              </w:rPr>
              <w:fldChar w:fldCharType="begin"/>
            </w:r>
            <w:r w:rsidR="00321C60">
              <w:rPr>
                <w:noProof/>
                <w:webHidden/>
              </w:rPr>
              <w:instrText xml:space="preserve"> PAGEREF _Toc340864854 \h </w:instrText>
            </w:r>
            <w:r w:rsidR="00321C60">
              <w:rPr>
                <w:noProof/>
                <w:webHidden/>
              </w:rPr>
            </w:r>
            <w:r w:rsidR="00321C60">
              <w:rPr>
                <w:noProof/>
                <w:webHidden/>
              </w:rPr>
              <w:fldChar w:fldCharType="separate"/>
            </w:r>
            <w:r w:rsidR="0046488B">
              <w:rPr>
                <w:noProof/>
                <w:webHidden/>
              </w:rPr>
              <w:t>17</w:t>
            </w:r>
            <w:r w:rsidR="00321C60">
              <w:rPr>
                <w:noProof/>
                <w:webHidden/>
              </w:rPr>
              <w:fldChar w:fldCharType="end"/>
            </w:r>
          </w:hyperlink>
        </w:p>
        <w:p w:rsidR="00321C60" w:rsidRDefault="00AC1F32">
          <w:pPr>
            <w:pStyle w:val="TOC1"/>
            <w:tabs>
              <w:tab w:val="right" w:leader="dot" w:pos="10160"/>
            </w:tabs>
            <w:rPr>
              <w:noProof/>
            </w:rPr>
          </w:pPr>
          <w:hyperlink w:anchor="_Toc340864855" w:history="1">
            <w:r w:rsidR="00321C60" w:rsidRPr="00B44A2B">
              <w:rPr>
                <w:rStyle w:val="Hyperlink"/>
                <w:noProof/>
              </w:rPr>
              <w:t>Local Plot/Track Display</w:t>
            </w:r>
            <w:r w:rsidR="00321C60">
              <w:rPr>
                <w:noProof/>
                <w:webHidden/>
              </w:rPr>
              <w:tab/>
            </w:r>
            <w:r w:rsidR="00321C60">
              <w:rPr>
                <w:noProof/>
                <w:webHidden/>
              </w:rPr>
              <w:fldChar w:fldCharType="begin"/>
            </w:r>
            <w:r w:rsidR="00321C60">
              <w:rPr>
                <w:noProof/>
                <w:webHidden/>
              </w:rPr>
              <w:instrText xml:space="preserve"> PAGEREF _Toc340864855 \h </w:instrText>
            </w:r>
            <w:r w:rsidR="00321C60">
              <w:rPr>
                <w:noProof/>
                <w:webHidden/>
              </w:rPr>
            </w:r>
            <w:r w:rsidR="00321C60">
              <w:rPr>
                <w:noProof/>
                <w:webHidden/>
              </w:rPr>
              <w:fldChar w:fldCharType="separate"/>
            </w:r>
            <w:r w:rsidR="0046488B">
              <w:rPr>
                <w:noProof/>
                <w:webHidden/>
              </w:rPr>
              <w:t>17</w:t>
            </w:r>
            <w:r w:rsidR="00321C60">
              <w:rPr>
                <w:noProof/>
                <w:webHidden/>
              </w:rPr>
              <w:fldChar w:fldCharType="end"/>
            </w:r>
          </w:hyperlink>
        </w:p>
        <w:p w:rsidR="00321C60" w:rsidRDefault="00AC1F32">
          <w:pPr>
            <w:pStyle w:val="TOC3"/>
            <w:tabs>
              <w:tab w:val="right" w:leader="dot" w:pos="10160"/>
            </w:tabs>
            <w:rPr>
              <w:noProof/>
            </w:rPr>
          </w:pPr>
          <w:hyperlink w:anchor="_Toc340864857" w:history="1">
            <w:r w:rsidR="00321C60" w:rsidRPr="00B44A2B">
              <w:rPr>
                <w:rStyle w:val="Hyperlink"/>
                <w:noProof/>
              </w:rPr>
              <w:t>Figure 12: Map with user defined and Google terrain overlay</w:t>
            </w:r>
            <w:r w:rsidR="00321C60">
              <w:rPr>
                <w:noProof/>
                <w:webHidden/>
              </w:rPr>
              <w:tab/>
            </w:r>
            <w:r w:rsidR="00321C60">
              <w:rPr>
                <w:noProof/>
                <w:webHidden/>
              </w:rPr>
              <w:fldChar w:fldCharType="begin"/>
            </w:r>
            <w:r w:rsidR="00321C60">
              <w:rPr>
                <w:noProof/>
                <w:webHidden/>
              </w:rPr>
              <w:instrText xml:space="preserve"> PAGEREF _Toc340864857 \h </w:instrText>
            </w:r>
            <w:r w:rsidR="00321C60">
              <w:rPr>
                <w:noProof/>
                <w:webHidden/>
              </w:rPr>
            </w:r>
            <w:r w:rsidR="00321C60">
              <w:rPr>
                <w:noProof/>
                <w:webHidden/>
              </w:rPr>
              <w:fldChar w:fldCharType="separate"/>
            </w:r>
            <w:r w:rsidR="0046488B">
              <w:rPr>
                <w:noProof/>
                <w:webHidden/>
              </w:rPr>
              <w:t>18</w:t>
            </w:r>
            <w:r w:rsidR="00321C60">
              <w:rPr>
                <w:noProof/>
                <w:webHidden/>
              </w:rPr>
              <w:fldChar w:fldCharType="end"/>
            </w:r>
          </w:hyperlink>
        </w:p>
        <w:p w:rsidR="00321C60" w:rsidRDefault="00AC1F32">
          <w:pPr>
            <w:pStyle w:val="TOC3"/>
            <w:tabs>
              <w:tab w:val="right" w:leader="dot" w:pos="10160"/>
            </w:tabs>
            <w:rPr>
              <w:noProof/>
            </w:rPr>
          </w:pPr>
          <w:hyperlink w:anchor="_Toc340864859" w:history="1">
            <w:r w:rsidR="00321C60" w:rsidRPr="00B44A2B">
              <w:rPr>
                <w:rStyle w:val="Hyperlink"/>
                <w:noProof/>
              </w:rPr>
              <w:t>Figure 13: Passive display no filter</w:t>
            </w:r>
            <w:r w:rsidR="00321C60">
              <w:rPr>
                <w:noProof/>
                <w:webHidden/>
              </w:rPr>
              <w:tab/>
            </w:r>
            <w:r w:rsidR="00321C60">
              <w:rPr>
                <w:noProof/>
                <w:webHidden/>
              </w:rPr>
              <w:fldChar w:fldCharType="begin"/>
            </w:r>
            <w:r w:rsidR="00321C60">
              <w:rPr>
                <w:noProof/>
                <w:webHidden/>
              </w:rPr>
              <w:instrText xml:space="preserve"> PAGEREF _Toc340864859 \h </w:instrText>
            </w:r>
            <w:r w:rsidR="00321C60">
              <w:rPr>
                <w:noProof/>
                <w:webHidden/>
              </w:rPr>
            </w:r>
            <w:r w:rsidR="00321C60">
              <w:rPr>
                <w:noProof/>
                <w:webHidden/>
              </w:rPr>
              <w:fldChar w:fldCharType="separate"/>
            </w:r>
            <w:r w:rsidR="0046488B">
              <w:rPr>
                <w:noProof/>
                <w:webHidden/>
              </w:rPr>
              <w:t>19</w:t>
            </w:r>
            <w:r w:rsidR="00321C60">
              <w:rPr>
                <w:noProof/>
                <w:webHidden/>
              </w:rPr>
              <w:fldChar w:fldCharType="end"/>
            </w:r>
          </w:hyperlink>
        </w:p>
        <w:p w:rsidR="00321C60" w:rsidRDefault="00AC1F32">
          <w:pPr>
            <w:pStyle w:val="TOC3"/>
            <w:tabs>
              <w:tab w:val="right" w:leader="dot" w:pos="10160"/>
            </w:tabs>
            <w:rPr>
              <w:noProof/>
            </w:rPr>
          </w:pPr>
          <w:hyperlink w:anchor="_Toc340864861" w:history="1">
            <w:r w:rsidR="00321C60" w:rsidRPr="00B44A2B">
              <w:rPr>
                <w:rStyle w:val="Hyperlink"/>
                <w:noProof/>
              </w:rPr>
              <w:t>Figure 14: Passive filter – by Mode-A code</w:t>
            </w:r>
            <w:r w:rsidR="00321C60">
              <w:rPr>
                <w:noProof/>
                <w:webHidden/>
              </w:rPr>
              <w:tab/>
            </w:r>
            <w:r w:rsidR="00321C60">
              <w:rPr>
                <w:noProof/>
                <w:webHidden/>
              </w:rPr>
              <w:fldChar w:fldCharType="begin"/>
            </w:r>
            <w:r w:rsidR="00321C60">
              <w:rPr>
                <w:noProof/>
                <w:webHidden/>
              </w:rPr>
              <w:instrText xml:space="preserve"> PAGEREF _Toc340864861 \h </w:instrText>
            </w:r>
            <w:r w:rsidR="00321C60">
              <w:rPr>
                <w:noProof/>
                <w:webHidden/>
              </w:rPr>
            </w:r>
            <w:r w:rsidR="00321C60">
              <w:rPr>
                <w:noProof/>
                <w:webHidden/>
              </w:rPr>
              <w:fldChar w:fldCharType="separate"/>
            </w:r>
            <w:r w:rsidR="0046488B">
              <w:rPr>
                <w:noProof/>
                <w:webHidden/>
              </w:rPr>
              <w:t>20</w:t>
            </w:r>
            <w:r w:rsidR="00321C60">
              <w:rPr>
                <w:noProof/>
                <w:webHidden/>
              </w:rPr>
              <w:fldChar w:fldCharType="end"/>
            </w:r>
          </w:hyperlink>
        </w:p>
        <w:p w:rsidR="00321C60" w:rsidRDefault="00AC1F32">
          <w:pPr>
            <w:pStyle w:val="TOC1"/>
            <w:tabs>
              <w:tab w:val="right" w:leader="dot" w:pos="10160"/>
            </w:tabs>
            <w:rPr>
              <w:noProof/>
            </w:rPr>
          </w:pPr>
          <w:hyperlink w:anchor="_Toc340864862" w:history="1">
            <w:r w:rsidR="00321C60" w:rsidRPr="00B44A2B">
              <w:rPr>
                <w:rStyle w:val="Hyperlink"/>
                <w:noProof/>
              </w:rPr>
              <w:t>Track Label</w:t>
            </w:r>
            <w:r w:rsidR="00321C60">
              <w:rPr>
                <w:noProof/>
                <w:webHidden/>
              </w:rPr>
              <w:tab/>
            </w:r>
            <w:r w:rsidR="00321C60">
              <w:rPr>
                <w:noProof/>
                <w:webHidden/>
              </w:rPr>
              <w:fldChar w:fldCharType="begin"/>
            </w:r>
            <w:r w:rsidR="00321C60">
              <w:rPr>
                <w:noProof/>
                <w:webHidden/>
              </w:rPr>
              <w:instrText xml:space="preserve"> PAGEREF _Toc340864862 \h </w:instrText>
            </w:r>
            <w:r w:rsidR="00321C60">
              <w:rPr>
                <w:noProof/>
                <w:webHidden/>
              </w:rPr>
            </w:r>
            <w:r w:rsidR="00321C60">
              <w:rPr>
                <w:noProof/>
                <w:webHidden/>
              </w:rPr>
              <w:fldChar w:fldCharType="separate"/>
            </w:r>
            <w:r w:rsidR="0046488B">
              <w:rPr>
                <w:noProof/>
                <w:webHidden/>
              </w:rPr>
              <w:t>21</w:t>
            </w:r>
            <w:r w:rsidR="00321C60">
              <w:rPr>
                <w:noProof/>
                <w:webHidden/>
              </w:rPr>
              <w:fldChar w:fldCharType="end"/>
            </w:r>
          </w:hyperlink>
        </w:p>
        <w:p w:rsidR="00321C60" w:rsidRDefault="00AC1F32">
          <w:pPr>
            <w:pStyle w:val="TOC3"/>
            <w:tabs>
              <w:tab w:val="right" w:leader="dot" w:pos="10160"/>
            </w:tabs>
            <w:rPr>
              <w:noProof/>
            </w:rPr>
          </w:pPr>
          <w:hyperlink w:anchor="_Toc340864864" w:history="1">
            <w:r w:rsidR="00321C60" w:rsidRPr="00B44A2B">
              <w:rPr>
                <w:rStyle w:val="Hyperlink"/>
                <w:noProof/>
              </w:rPr>
              <w:t>Figure 15: Label in coast, AC is climbing and entered a CFL</w:t>
            </w:r>
            <w:r w:rsidR="00321C60">
              <w:rPr>
                <w:noProof/>
                <w:webHidden/>
              </w:rPr>
              <w:tab/>
            </w:r>
            <w:r w:rsidR="00321C60">
              <w:rPr>
                <w:noProof/>
                <w:webHidden/>
              </w:rPr>
              <w:fldChar w:fldCharType="begin"/>
            </w:r>
            <w:r w:rsidR="00321C60">
              <w:rPr>
                <w:noProof/>
                <w:webHidden/>
              </w:rPr>
              <w:instrText xml:space="preserve"> PAGEREF _Toc340864864 \h </w:instrText>
            </w:r>
            <w:r w:rsidR="00321C60">
              <w:rPr>
                <w:noProof/>
                <w:webHidden/>
              </w:rPr>
            </w:r>
            <w:r w:rsidR="00321C60">
              <w:rPr>
                <w:noProof/>
                <w:webHidden/>
              </w:rPr>
              <w:fldChar w:fldCharType="separate"/>
            </w:r>
            <w:r w:rsidR="0046488B">
              <w:rPr>
                <w:noProof/>
                <w:webHidden/>
              </w:rPr>
              <w:t>21</w:t>
            </w:r>
            <w:r w:rsidR="00321C60">
              <w:rPr>
                <w:noProof/>
                <w:webHidden/>
              </w:rPr>
              <w:fldChar w:fldCharType="end"/>
            </w:r>
          </w:hyperlink>
        </w:p>
        <w:p w:rsidR="00321C60" w:rsidRDefault="00AC1F32">
          <w:pPr>
            <w:pStyle w:val="TOC1"/>
            <w:tabs>
              <w:tab w:val="right" w:leader="dot" w:pos="10160"/>
            </w:tabs>
            <w:rPr>
              <w:noProof/>
            </w:rPr>
          </w:pPr>
          <w:hyperlink w:anchor="_Toc340864865" w:history="1">
            <w:r w:rsidR="00321C60" w:rsidRPr="00B44A2B">
              <w:rPr>
                <w:rStyle w:val="Hyperlink"/>
                <w:noProof/>
              </w:rPr>
              <w:t>Display Attributes</w:t>
            </w:r>
            <w:r w:rsidR="00321C60">
              <w:rPr>
                <w:noProof/>
                <w:webHidden/>
              </w:rPr>
              <w:tab/>
            </w:r>
            <w:r w:rsidR="00321C60">
              <w:rPr>
                <w:noProof/>
                <w:webHidden/>
              </w:rPr>
              <w:fldChar w:fldCharType="begin"/>
            </w:r>
            <w:r w:rsidR="00321C60">
              <w:rPr>
                <w:noProof/>
                <w:webHidden/>
              </w:rPr>
              <w:instrText xml:space="preserve"> PAGEREF _Toc340864865 \h </w:instrText>
            </w:r>
            <w:r w:rsidR="00321C60">
              <w:rPr>
                <w:noProof/>
                <w:webHidden/>
              </w:rPr>
            </w:r>
            <w:r w:rsidR="00321C60">
              <w:rPr>
                <w:noProof/>
                <w:webHidden/>
              </w:rPr>
              <w:fldChar w:fldCharType="separate"/>
            </w:r>
            <w:r w:rsidR="0046488B">
              <w:rPr>
                <w:noProof/>
                <w:webHidden/>
              </w:rPr>
              <w:t>22</w:t>
            </w:r>
            <w:r w:rsidR="00321C60">
              <w:rPr>
                <w:noProof/>
                <w:webHidden/>
              </w:rPr>
              <w:fldChar w:fldCharType="end"/>
            </w:r>
          </w:hyperlink>
        </w:p>
        <w:p w:rsidR="00321C60" w:rsidRDefault="00AC1F32">
          <w:pPr>
            <w:pStyle w:val="TOC3"/>
            <w:tabs>
              <w:tab w:val="right" w:leader="dot" w:pos="10160"/>
            </w:tabs>
            <w:rPr>
              <w:noProof/>
            </w:rPr>
          </w:pPr>
          <w:hyperlink w:anchor="_Toc340864867" w:history="1">
            <w:r w:rsidR="00321C60" w:rsidRPr="00B44A2B">
              <w:rPr>
                <w:rStyle w:val="Hyperlink"/>
                <w:noProof/>
              </w:rPr>
              <w:t>Figure 16: Menu to Access Display configuration windows</w:t>
            </w:r>
            <w:r w:rsidR="00321C60">
              <w:rPr>
                <w:noProof/>
                <w:webHidden/>
              </w:rPr>
              <w:tab/>
            </w:r>
            <w:r w:rsidR="00321C60">
              <w:rPr>
                <w:noProof/>
                <w:webHidden/>
              </w:rPr>
              <w:fldChar w:fldCharType="begin"/>
            </w:r>
            <w:r w:rsidR="00321C60">
              <w:rPr>
                <w:noProof/>
                <w:webHidden/>
              </w:rPr>
              <w:instrText xml:space="preserve"> PAGEREF _Toc340864867 \h </w:instrText>
            </w:r>
            <w:r w:rsidR="00321C60">
              <w:rPr>
                <w:noProof/>
                <w:webHidden/>
              </w:rPr>
            </w:r>
            <w:r w:rsidR="00321C60">
              <w:rPr>
                <w:noProof/>
                <w:webHidden/>
              </w:rPr>
              <w:fldChar w:fldCharType="separate"/>
            </w:r>
            <w:r w:rsidR="0046488B">
              <w:rPr>
                <w:noProof/>
                <w:webHidden/>
              </w:rPr>
              <w:t>22</w:t>
            </w:r>
            <w:r w:rsidR="00321C60">
              <w:rPr>
                <w:noProof/>
                <w:webHidden/>
              </w:rPr>
              <w:fldChar w:fldCharType="end"/>
            </w:r>
          </w:hyperlink>
        </w:p>
        <w:p w:rsidR="00321C60" w:rsidRDefault="00AC1F32">
          <w:pPr>
            <w:pStyle w:val="TOC3"/>
            <w:tabs>
              <w:tab w:val="right" w:leader="dot" w:pos="10160"/>
            </w:tabs>
            <w:rPr>
              <w:noProof/>
            </w:rPr>
          </w:pPr>
          <w:hyperlink w:anchor="_Toc340864869" w:history="1">
            <w:r w:rsidR="00321C60" w:rsidRPr="00B44A2B">
              <w:rPr>
                <w:rStyle w:val="Hyperlink"/>
                <w:noProof/>
              </w:rPr>
              <w:t>Figure 17: Display Attributes</w:t>
            </w:r>
            <w:r w:rsidR="00321C60">
              <w:rPr>
                <w:noProof/>
                <w:webHidden/>
              </w:rPr>
              <w:tab/>
            </w:r>
            <w:r w:rsidR="00321C60">
              <w:rPr>
                <w:noProof/>
                <w:webHidden/>
              </w:rPr>
              <w:fldChar w:fldCharType="begin"/>
            </w:r>
            <w:r w:rsidR="00321C60">
              <w:rPr>
                <w:noProof/>
                <w:webHidden/>
              </w:rPr>
              <w:instrText xml:space="preserve"> PAGEREF _Toc340864869 \h </w:instrText>
            </w:r>
            <w:r w:rsidR="00321C60">
              <w:rPr>
                <w:noProof/>
                <w:webHidden/>
              </w:rPr>
            </w:r>
            <w:r w:rsidR="00321C60">
              <w:rPr>
                <w:noProof/>
                <w:webHidden/>
              </w:rPr>
              <w:fldChar w:fldCharType="separate"/>
            </w:r>
            <w:r w:rsidR="0046488B">
              <w:rPr>
                <w:noProof/>
                <w:webHidden/>
              </w:rPr>
              <w:t>23</w:t>
            </w:r>
            <w:r w:rsidR="00321C60">
              <w:rPr>
                <w:noProof/>
                <w:webHidden/>
              </w:rPr>
              <w:fldChar w:fldCharType="end"/>
            </w:r>
          </w:hyperlink>
        </w:p>
        <w:p w:rsidR="00321C60" w:rsidRDefault="00AC1F32">
          <w:pPr>
            <w:pStyle w:val="TOC1"/>
            <w:tabs>
              <w:tab w:val="right" w:leader="dot" w:pos="10160"/>
            </w:tabs>
            <w:rPr>
              <w:noProof/>
            </w:rPr>
          </w:pPr>
          <w:hyperlink w:anchor="_Toc340864870" w:history="1">
            <w:r w:rsidR="00321C60" w:rsidRPr="00B44A2B">
              <w:rPr>
                <w:rStyle w:val="Hyperlink"/>
                <w:noProof/>
              </w:rPr>
              <w:t>Display Items</w:t>
            </w:r>
            <w:r w:rsidR="00321C60">
              <w:rPr>
                <w:noProof/>
                <w:webHidden/>
              </w:rPr>
              <w:tab/>
            </w:r>
            <w:r w:rsidR="00321C60">
              <w:rPr>
                <w:noProof/>
                <w:webHidden/>
              </w:rPr>
              <w:fldChar w:fldCharType="begin"/>
            </w:r>
            <w:r w:rsidR="00321C60">
              <w:rPr>
                <w:noProof/>
                <w:webHidden/>
              </w:rPr>
              <w:instrText xml:space="preserve"> PAGEREF _Toc340864870 \h </w:instrText>
            </w:r>
            <w:r w:rsidR="00321C60">
              <w:rPr>
                <w:noProof/>
                <w:webHidden/>
              </w:rPr>
            </w:r>
            <w:r w:rsidR="00321C60">
              <w:rPr>
                <w:noProof/>
                <w:webHidden/>
              </w:rPr>
              <w:fldChar w:fldCharType="separate"/>
            </w:r>
            <w:r w:rsidR="0046488B">
              <w:rPr>
                <w:noProof/>
                <w:webHidden/>
              </w:rPr>
              <w:t>23</w:t>
            </w:r>
            <w:r w:rsidR="00321C60">
              <w:rPr>
                <w:noProof/>
                <w:webHidden/>
              </w:rPr>
              <w:fldChar w:fldCharType="end"/>
            </w:r>
          </w:hyperlink>
        </w:p>
        <w:p w:rsidR="00321C60" w:rsidRDefault="00AC1F32">
          <w:pPr>
            <w:pStyle w:val="TOC3"/>
            <w:tabs>
              <w:tab w:val="right" w:leader="dot" w:pos="10160"/>
            </w:tabs>
            <w:rPr>
              <w:noProof/>
            </w:rPr>
          </w:pPr>
          <w:hyperlink w:anchor="_Toc340864872" w:history="1">
            <w:r w:rsidR="00321C60" w:rsidRPr="00B44A2B">
              <w:rPr>
                <w:rStyle w:val="Hyperlink"/>
                <w:noProof/>
              </w:rPr>
              <w:t>Figure 18: Display Items</w:t>
            </w:r>
            <w:r w:rsidR="00321C60">
              <w:rPr>
                <w:noProof/>
                <w:webHidden/>
              </w:rPr>
              <w:tab/>
            </w:r>
            <w:r w:rsidR="00321C60">
              <w:rPr>
                <w:noProof/>
                <w:webHidden/>
              </w:rPr>
              <w:fldChar w:fldCharType="begin"/>
            </w:r>
            <w:r w:rsidR="00321C60">
              <w:rPr>
                <w:noProof/>
                <w:webHidden/>
              </w:rPr>
              <w:instrText xml:space="preserve"> PAGEREF _Toc340864872 \h </w:instrText>
            </w:r>
            <w:r w:rsidR="00321C60">
              <w:rPr>
                <w:noProof/>
                <w:webHidden/>
              </w:rPr>
            </w:r>
            <w:r w:rsidR="00321C60">
              <w:rPr>
                <w:noProof/>
                <w:webHidden/>
              </w:rPr>
              <w:fldChar w:fldCharType="separate"/>
            </w:r>
            <w:r w:rsidR="0046488B">
              <w:rPr>
                <w:noProof/>
                <w:webHidden/>
              </w:rPr>
              <w:t>24</w:t>
            </w:r>
            <w:r w:rsidR="00321C60">
              <w:rPr>
                <w:noProof/>
                <w:webHidden/>
              </w:rPr>
              <w:fldChar w:fldCharType="end"/>
            </w:r>
          </w:hyperlink>
        </w:p>
        <w:p w:rsidR="00321C60" w:rsidRDefault="00AC1F32">
          <w:pPr>
            <w:pStyle w:val="TOC1"/>
            <w:tabs>
              <w:tab w:val="right" w:leader="dot" w:pos="10160"/>
            </w:tabs>
            <w:rPr>
              <w:noProof/>
            </w:rPr>
          </w:pPr>
          <w:hyperlink w:anchor="_Toc340864873" w:history="1">
            <w:r w:rsidR="00321C60" w:rsidRPr="00B44A2B">
              <w:rPr>
                <w:rStyle w:val="Hyperlink"/>
                <w:noProof/>
              </w:rPr>
              <w:t>Label Attributes</w:t>
            </w:r>
            <w:r w:rsidR="00321C60">
              <w:rPr>
                <w:noProof/>
                <w:webHidden/>
              </w:rPr>
              <w:tab/>
            </w:r>
            <w:r w:rsidR="00321C60">
              <w:rPr>
                <w:noProof/>
                <w:webHidden/>
              </w:rPr>
              <w:fldChar w:fldCharType="begin"/>
            </w:r>
            <w:r w:rsidR="00321C60">
              <w:rPr>
                <w:noProof/>
                <w:webHidden/>
              </w:rPr>
              <w:instrText xml:space="preserve"> PAGEREF _Toc340864873 \h </w:instrText>
            </w:r>
            <w:r w:rsidR="00321C60">
              <w:rPr>
                <w:noProof/>
                <w:webHidden/>
              </w:rPr>
            </w:r>
            <w:r w:rsidR="00321C60">
              <w:rPr>
                <w:noProof/>
                <w:webHidden/>
              </w:rPr>
              <w:fldChar w:fldCharType="separate"/>
            </w:r>
            <w:r w:rsidR="0046488B">
              <w:rPr>
                <w:noProof/>
                <w:webHidden/>
              </w:rPr>
              <w:t>24</w:t>
            </w:r>
            <w:r w:rsidR="00321C60">
              <w:rPr>
                <w:noProof/>
                <w:webHidden/>
              </w:rPr>
              <w:fldChar w:fldCharType="end"/>
            </w:r>
          </w:hyperlink>
        </w:p>
        <w:p w:rsidR="00321C60" w:rsidRDefault="00AC1F32">
          <w:pPr>
            <w:pStyle w:val="TOC3"/>
            <w:tabs>
              <w:tab w:val="right" w:leader="dot" w:pos="10160"/>
            </w:tabs>
            <w:rPr>
              <w:noProof/>
            </w:rPr>
          </w:pPr>
          <w:hyperlink w:anchor="_Toc340864875" w:history="1">
            <w:r w:rsidR="00321C60" w:rsidRPr="00B44A2B">
              <w:rPr>
                <w:rStyle w:val="Hyperlink"/>
                <w:noProof/>
              </w:rPr>
              <w:t>Figure 19: Label Attributes Picker</w:t>
            </w:r>
            <w:r w:rsidR="00321C60">
              <w:rPr>
                <w:noProof/>
                <w:webHidden/>
              </w:rPr>
              <w:tab/>
            </w:r>
            <w:r w:rsidR="00321C60">
              <w:rPr>
                <w:noProof/>
                <w:webHidden/>
              </w:rPr>
              <w:fldChar w:fldCharType="begin"/>
            </w:r>
            <w:r w:rsidR="00321C60">
              <w:rPr>
                <w:noProof/>
                <w:webHidden/>
              </w:rPr>
              <w:instrText xml:space="preserve"> PAGEREF _Toc340864875 \h </w:instrText>
            </w:r>
            <w:r w:rsidR="00321C60">
              <w:rPr>
                <w:noProof/>
                <w:webHidden/>
              </w:rPr>
            </w:r>
            <w:r w:rsidR="00321C60">
              <w:rPr>
                <w:noProof/>
                <w:webHidden/>
              </w:rPr>
              <w:fldChar w:fldCharType="separate"/>
            </w:r>
            <w:r w:rsidR="0046488B">
              <w:rPr>
                <w:noProof/>
                <w:webHidden/>
              </w:rPr>
              <w:t>25</w:t>
            </w:r>
            <w:r w:rsidR="00321C60">
              <w:rPr>
                <w:noProof/>
                <w:webHidden/>
              </w:rPr>
              <w:fldChar w:fldCharType="end"/>
            </w:r>
          </w:hyperlink>
        </w:p>
        <w:p w:rsidR="00321C60" w:rsidRDefault="00AC1F32">
          <w:pPr>
            <w:pStyle w:val="TOC1"/>
            <w:tabs>
              <w:tab w:val="right" w:leader="dot" w:pos="10160"/>
            </w:tabs>
            <w:rPr>
              <w:noProof/>
            </w:rPr>
          </w:pPr>
          <w:hyperlink w:anchor="_Toc340864876" w:history="1">
            <w:r w:rsidR="00321C60" w:rsidRPr="00B44A2B">
              <w:rPr>
                <w:rStyle w:val="Hyperlink"/>
                <w:noProof/>
              </w:rPr>
              <w:t>Choosing Category to Process</w:t>
            </w:r>
            <w:r w:rsidR="00321C60">
              <w:rPr>
                <w:noProof/>
                <w:webHidden/>
              </w:rPr>
              <w:tab/>
            </w:r>
            <w:r w:rsidR="00321C60">
              <w:rPr>
                <w:noProof/>
                <w:webHidden/>
              </w:rPr>
              <w:fldChar w:fldCharType="begin"/>
            </w:r>
            <w:r w:rsidR="00321C60">
              <w:rPr>
                <w:noProof/>
                <w:webHidden/>
              </w:rPr>
              <w:instrText xml:space="preserve"> PAGEREF _Toc340864876 \h </w:instrText>
            </w:r>
            <w:r w:rsidR="00321C60">
              <w:rPr>
                <w:noProof/>
                <w:webHidden/>
              </w:rPr>
            </w:r>
            <w:r w:rsidR="00321C60">
              <w:rPr>
                <w:noProof/>
                <w:webHidden/>
              </w:rPr>
              <w:fldChar w:fldCharType="separate"/>
            </w:r>
            <w:r w:rsidR="0046488B">
              <w:rPr>
                <w:noProof/>
                <w:webHidden/>
              </w:rPr>
              <w:t>26</w:t>
            </w:r>
            <w:r w:rsidR="00321C60">
              <w:rPr>
                <w:noProof/>
                <w:webHidden/>
              </w:rPr>
              <w:fldChar w:fldCharType="end"/>
            </w:r>
          </w:hyperlink>
        </w:p>
        <w:p w:rsidR="00321C60" w:rsidRDefault="00AC1F32">
          <w:pPr>
            <w:pStyle w:val="TOC3"/>
            <w:tabs>
              <w:tab w:val="right" w:leader="dot" w:pos="10160"/>
            </w:tabs>
            <w:rPr>
              <w:noProof/>
            </w:rPr>
          </w:pPr>
          <w:hyperlink w:anchor="_Toc340864877" w:history="1">
            <w:r w:rsidR="00321C60" w:rsidRPr="00B44A2B">
              <w:rPr>
                <w:rStyle w:val="Hyperlink"/>
                <w:noProof/>
              </w:rPr>
              <w:t>Figure 20: Category decoder selector</w:t>
            </w:r>
            <w:r w:rsidR="00321C60">
              <w:rPr>
                <w:noProof/>
                <w:webHidden/>
              </w:rPr>
              <w:tab/>
            </w:r>
            <w:r w:rsidR="00321C60">
              <w:rPr>
                <w:noProof/>
                <w:webHidden/>
              </w:rPr>
              <w:fldChar w:fldCharType="begin"/>
            </w:r>
            <w:r w:rsidR="00321C60">
              <w:rPr>
                <w:noProof/>
                <w:webHidden/>
              </w:rPr>
              <w:instrText xml:space="preserve"> PAGEREF _Toc340864877 \h </w:instrText>
            </w:r>
            <w:r w:rsidR="00321C60">
              <w:rPr>
                <w:noProof/>
                <w:webHidden/>
              </w:rPr>
            </w:r>
            <w:r w:rsidR="00321C60">
              <w:rPr>
                <w:noProof/>
                <w:webHidden/>
              </w:rPr>
              <w:fldChar w:fldCharType="separate"/>
            </w:r>
            <w:r w:rsidR="0046488B">
              <w:rPr>
                <w:noProof/>
                <w:webHidden/>
              </w:rPr>
              <w:t>26</w:t>
            </w:r>
            <w:r w:rsidR="00321C60">
              <w:rPr>
                <w:noProof/>
                <w:webHidden/>
              </w:rPr>
              <w:fldChar w:fldCharType="end"/>
            </w:r>
          </w:hyperlink>
        </w:p>
        <w:p w:rsidR="00321C60" w:rsidRDefault="00AC1F32">
          <w:pPr>
            <w:pStyle w:val="TOC1"/>
            <w:tabs>
              <w:tab w:val="right" w:leader="dot" w:pos="10160"/>
            </w:tabs>
            <w:rPr>
              <w:noProof/>
            </w:rPr>
          </w:pPr>
          <w:hyperlink w:anchor="_Toc340864878" w:history="1">
            <w:r w:rsidR="00321C60" w:rsidRPr="00B44A2B">
              <w:rPr>
                <w:rStyle w:val="Hyperlink"/>
                <w:noProof/>
              </w:rPr>
              <w:t>ASTERIX Recording &amp; Forwarding</w:t>
            </w:r>
            <w:r w:rsidR="00321C60">
              <w:rPr>
                <w:noProof/>
                <w:webHidden/>
              </w:rPr>
              <w:tab/>
            </w:r>
            <w:r w:rsidR="00321C60">
              <w:rPr>
                <w:noProof/>
                <w:webHidden/>
              </w:rPr>
              <w:fldChar w:fldCharType="begin"/>
            </w:r>
            <w:r w:rsidR="00321C60">
              <w:rPr>
                <w:noProof/>
                <w:webHidden/>
              </w:rPr>
              <w:instrText xml:space="preserve"> PAGEREF _Toc340864878 \h </w:instrText>
            </w:r>
            <w:r w:rsidR="00321C60">
              <w:rPr>
                <w:noProof/>
                <w:webHidden/>
              </w:rPr>
            </w:r>
            <w:r w:rsidR="00321C60">
              <w:rPr>
                <w:noProof/>
                <w:webHidden/>
              </w:rPr>
              <w:fldChar w:fldCharType="separate"/>
            </w:r>
            <w:r w:rsidR="0046488B">
              <w:rPr>
                <w:noProof/>
                <w:webHidden/>
              </w:rPr>
              <w:t>27</w:t>
            </w:r>
            <w:r w:rsidR="00321C60">
              <w:rPr>
                <w:noProof/>
                <w:webHidden/>
              </w:rPr>
              <w:fldChar w:fldCharType="end"/>
            </w:r>
          </w:hyperlink>
        </w:p>
        <w:p w:rsidR="00321C60" w:rsidRDefault="00AC1F32">
          <w:pPr>
            <w:pStyle w:val="TOC3"/>
            <w:tabs>
              <w:tab w:val="right" w:leader="dot" w:pos="10160"/>
            </w:tabs>
            <w:rPr>
              <w:noProof/>
            </w:rPr>
          </w:pPr>
          <w:hyperlink w:anchor="_Toc340864879" w:history="1">
            <w:r w:rsidR="00321C60" w:rsidRPr="00B44A2B">
              <w:rPr>
                <w:rStyle w:val="Hyperlink"/>
                <w:noProof/>
              </w:rPr>
              <w:t>Figure 21: Data Recording and Forwarding</w:t>
            </w:r>
            <w:r w:rsidR="00321C60">
              <w:rPr>
                <w:noProof/>
                <w:webHidden/>
              </w:rPr>
              <w:tab/>
            </w:r>
            <w:r w:rsidR="00321C60">
              <w:rPr>
                <w:noProof/>
                <w:webHidden/>
              </w:rPr>
              <w:fldChar w:fldCharType="begin"/>
            </w:r>
            <w:r w:rsidR="00321C60">
              <w:rPr>
                <w:noProof/>
                <w:webHidden/>
              </w:rPr>
              <w:instrText xml:space="preserve"> PAGEREF _Toc340864879 \h </w:instrText>
            </w:r>
            <w:r w:rsidR="00321C60">
              <w:rPr>
                <w:noProof/>
                <w:webHidden/>
              </w:rPr>
            </w:r>
            <w:r w:rsidR="00321C60">
              <w:rPr>
                <w:noProof/>
                <w:webHidden/>
              </w:rPr>
              <w:fldChar w:fldCharType="separate"/>
            </w:r>
            <w:r w:rsidR="0046488B">
              <w:rPr>
                <w:noProof/>
                <w:webHidden/>
              </w:rPr>
              <w:t>27</w:t>
            </w:r>
            <w:r w:rsidR="00321C60">
              <w:rPr>
                <w:noProof/>
                <w:webHidden/>
              </w:rPr>
              <w:fldChar w:fldCharType="end"/>
            </w:r>
          </w:hyperlink>
        </w:p>
        <w:p w:rsidR="00321C60" w:rsidRDefault="00AC1F32">
          <w:pPr>
            <w:pStyle w:val="TOC1"/>
            <w:tabs>
              <w:tab w:val="right" w:leader="dot" w:pos="10160"/>
            </w:tabs>
            <w:rPr>
              <w:noProof/>
            </w:rPr>
          </w:pPr>
          <w:hyperlink w:anchor="_Toc340864880" w:history="1">
            <w:r w:rsidR="00321C60" w:rsidRPr="00B44A2B">
              <w:rPr>
                <w:rStyle w:val="Hyperlink"/>
                <w:noProof/>
              </w:rPr>
              <w:t>ASTERIX Replay</w:t>
            </w:r>
            <w:r w:rsidR="00321C60">
              <w:rPr>
                <w:noProof/>
                <w:webHidden/>
              </w:rPr>
              <w:tab/>
            </w:r>
            <w:r w:rsidR="00321C60">
              <w:rPr>
                <w:noProof/>
                <w:webHidden/>
              </w:rPr>
              <w:fldChar w:fldCharType="begin"/>
            </w:r>
            <w:r w:rsidR="00321C60">
              <w:rPr>
                <w:noProof/>
                <w:webHidden/>
              </w:rPr>
              <w:instrText xml:space="preserve"> PAGEREF _Toc340864880 \h </w:instrText>
            </w:r>
            <w:r w:rsidR="00321C60">
              <w:rPr>
                <w:noProof/>
                <w:webHidden/>
              </w:rPr>
            </w:r>
            <w:r w:rsidR="00321C60">
              <w:rPr>
                <w:noProof/>
                <w:webHidden/>
              </w:rPr>
              <w:fldChar w:fldCharType="separate"/>
            </w:r>
            <w:r w:rsidR="0046488B">
              <w:rPr>
                <w:noProof/>
                <w:webHidden/>
              </w:rPr>
              <w:t>28</w:t>
            </w:r>
            <w:r w:rsidR="00321C60">
              <w:rPr>
                <w:noProof/>
                <w:webHidden/>
              </w:rPr>
              <w:fldChar w:fldCharType="end"/>
            </w:r>
          </w:hyperlink>
        </w:p>
        <w:p w:rsidR="00321C60" w:rsidRDefault="00AC1F32">
          <w:pPr>
            <w:pStyle w:val="TOC3"/>
            <w:tabs>
              <w:tab w:val="right" w:leader="dot" w:pos="10160"/>
            </w:tabs>
            <w:rPr>
              <w:noProof/>
            </w:rPr>
          </w:pPr>
          <w:hyperlink w:anchor="_Toc340864881" w:history="1">
            <w:r w:rsidR="00321C60" w:rsidRPr="00B44A2B">
              <w:rPr>
                <w:rStyle w:val="Hyperlink"/>
                <w:noProof/>
              </w:rPr>
              <w:t>Figure 22: ASTERIX Replay</w:t>
            </w:r>
            <w:r w:rsidR="00321C60">
              <w:rPr>
                <w:noProof/>
                <w:webHidden/>
              </w:rPr>
              <w:tab/>
            </w:r>
            <w:r w:rsidR="00321C60">
              <w:rPr>
                <w:noProof/>
                <w:webHidden/>
              </w:rPr>
              <w:fldChar w:fldCharType="begin"/>
            </w:r>
            <w:r w:rsidR="00321C60">
              <w:rPr>
                <w:noProof/>
                <w:webHidden/>
              </w:rPr>
              <w:instrText xml:space="preserve"> PAGEREF _Toc340864881 \h </w:instrText>
            </w:r>
            <w:r w:rsidR="00321C60">
              <w:rPr>
                <w:noProof/>
                <w:webHidden/>
              </w:rPr>
            </w:r>
            <w:r w:rsidR="00321C60">
              <w:rPr>
                <w:noProof/>
                <w:webHidden/>
              </w:rPr>
              <w:fldChar w:fldCharType="separate"/>
            </w:r>
            <w:r w:rsidR="0046488B">
              <w:rPr>
                <w:noProof/>
                <w:webHidden/>
              </w:rPr>
              <w:t>28</w:t>
            </w:r>
            <w:r w:rsidR="00321C60">
              <w:rPr>
                <w:noProof/>
                <w:webHidden/>
              </w:rPr>
              <w:fldChar w:fldCharType="end"/>
            </w:r>
          </w:hyperlink>
        </w:p>
        <w:p w:rsidR="00321C60" w:rsidRDefault="00AC1F32">
          <w:pPr>
            <w:pStyle w:val="TOC1"/>
            <w:tabs>
              <w:tab w:val="right" w:leader="dot" w:pos="10160"/>
            </w:tabs>
            <w:rPr>
              <w:noProof/>
            </w:rPr>
          </w:pPr>
          <w:hyperlink w:anchor="_Toc340864882" w:history="1">
            <w:r w:rsidR="00321C60" w:rsidRPr="00B44A2B">
              <w:rPr>
                <w:rStyle w:val="Hyperlink"/>
                <w:noProof/>
              </w:rPr>
              <w:t>“Replay” to “Raw”</w:t>
            </w:r>
            <w:r w:rsidR="00321C60">
              <w:rPr>
                <w:noProof/>
                <w:webHidden/>
              </w:rPr>
              <w:tab/>
            </w:r>
            <w:r w:rsidR="00321C60">
              <w:rPr>
                <w:noProof/>
                <w:webHidden/>
              </w:rPr>
              <w:fldChar w:fldCharType="begin"/>
            </w:r>
            <w:r w:rsidR="00321C60">
              <w:rPr>
                <w:noProof/>
                <w:webHidden/>
              </w:rPr>
              <w:instrText xml:space="preserve"> PAGEREF _Toc340864882 \h </w:instrText>
            </w:r>
            <w:r w:rsidR="00321C60">
              <w:rPr>
                <w:noProof/>
                <w:webHidden/>
              </w:rPr>
            </w:r>
            <w:r w:rsidR="00321C60">
              <w:rPr>
                <w:noProof/>
                <w:webHidden/>
              </w:rPr>
              <w:fldChar w:fldCharType="separate"/>
            </w:r>
            <w:r w:rsidR="0046488B">
              <w:rPr>
                <w:noProof/>
                <w:webHidden/>
              </w:rPr>
              <w:t>29</w:t>
            </w:r>
            <w:r w:rsidR="00321C60">
              <w:rPr>
                <w:noProof/>
                <w:webHidden/>
              </w:rPr>
              <w:fldChar w:fldCharType="end"/>
            </w:r>
          </w:hyperlink>
        </w:p>
        <w:p w:rsidR="00321C60" w:rsidRDefault="00AC1F32">
          <w:pPr>
            <w:pStyle w:val="TOC3"/>
            <w:tabs>
              <w:tab w:val="right" w:leader="dot" w:pos="10160"/>
            </w:tabs>
            <w:rPr>
              <w:noProof/>
            </w:rPr>
          </w:pPr>
          <w:hyperlink w:anchor="_Toc340864883" w:history="1">
            <w:r w:rsidR="00321C60" w:rsidRPr="00B44A2B">
              <w:rPr>
                <w:rStyle w:val="Hyperlink"/>
                <w:noProof/>
              </w:rPr>
              <w:t>Figure 23: Replay to Raw format</w:t>
            </w:r>
            <w:r w:rsidR="00321C60">
              <w:rPr>
                <w:noProof/>
                <w:webHidden/>
              </w:rPr>
              <w:tab/>
            </w:r>
            <w:r w:rsidR="00321C60">
              <w:rPr>
                <w:noProof/>
                <w:webHidden/>
              </w:rPr>
              <w:fldChar w:fldCharType="begin"/>
            </w:r>
            <w:r w:rsidR="00321C60">
              <w:rPr>
                <w:noProof/>
                <w:webHidden/>
              </w:rPr>
              <w:instrText xml:space="preserve"> PAGEREF _Toc340864883 \h </w:instrText>
            </w:r>
            <w:r w:rsidR="00321C60">
              <w:rPr>
                <w:noProof/>
                <w:webHidden/>
              </w:rPr>
            </w:r>
            <w:r w:rsidR="00321C60">
              <w:rPr>
                <w:noProof/>
                <w:webHidden/>
              </w:rPr>
              <w:fldChar w:fldCharType="separate"/>
            </w:r>
            <w:r w:rsidR="0046488B">
              <w:rPr>
                <w:noProof/>
                <w:webHidden/>
              </w:rPr>
              <w:t>29</w:t>
            </w:r>
            <w:r w:rsidR="00321C60">
              <w:rPr>
                <w:noProof/>
                <w:webHidden/>
              </w:rPr>
              <w:fldChar w:fldCharType="end"/>
            </w:r>
          </w:hyperlink>
        </w:p>
        <w:p w:rsidR="00321C60" w:rsidRDefault="00AC1F32">
          <w:pPr>
            <w:pStyle w:val="TOC1"/>
            <w:tabs>
              <w:tab w:val="right" w:leader="dot" w:pos="10160"/>
            </w:tabs>
            <w:rPr>
              <w:noProof/>
            </w:rPr>
          </w:pPr>
          <w:hyperlink w:anchor="_Toc340864884" w:history="1">
            <w:r w:rsidR="00321C60" w:rsidRPr="00B44A2B">
              <w:rPr>
                <w:rStyle w:val="Hyperlink"/>
                <w:noProof/>
              </w:rPr>
              <w:t xml:space="preserve">System </w:t>
            </w:r>
            <w:r w:rsidR="0046488B">
              <w:rPr>
                <w:rStyle w:val="Hyperlink"/>
                <w:noProof/>
              </w:rPr>
              <w:t xml:space="preserve">Configuration and </w:t>
            </w:r>
            <w:r w:rsidR="00321C60" w:rsidRPr="00B44A2B">
              <w:rPr>
                <w:rStyle w:val="Hyperlink"/>
                <w:noProof/>
              </w:rPr>
              <w:t>Status</w:t>
            </w:r>
            <w:r w:rsidR="00321C60">
              <w:rPr>
                <w:noProof/>
                <w:webHidden/>
              </w:rPr>
              <w:tab/>
            </w:r>
            <w:r w:rsidR="00321C60">
              <w:rPr>
                <w:noProof/>
                <w:webHidden/>
              </w:rPr>
              <w:fldChar w:fldCharType="begin"/>
            </w:r>
            <w:r w:rsidR="00321C60">
              <w:rPr>
                <w:noProof/>
                <w:webHidden/>
              </w:rPr>
              <w:instrText xml:space="preserve"> PAGEREF _Toc340864884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321C60" w:rsidRDefault="00AC1F32">
          <w:pPr>
            <w:pStyle w:val="TOC3"/>
            <w:tabs>
              <w:tab w:val="right" w:leader="dot" w:pos="10160"/>
            </w:tabs>
            <w:rPr>
              <w:noProof/>
            </w:rPr>
          </w:pPr>
          <w:hyperlink w:anchor="_Toc340864885" w:history="1">
            <w:r w:rsidR="00321C60" w:rsidRPr="00B44A2B">
              <w:rPr>
                <w:rStyle w:val="Hyperlink"/>
                <w:noProof/>
              </w:rPr>
              <w:t>Figure 24: Three screen shoots of System Status Display (GO, History and Data Loss)</w:t>
            </w:r>
            <w:r w:rsidR="00321C60">
              <w:rPr>
                <w:noProof/>
                <w:webHidden/>
              </w:rPr>
              <w:tab/>
            </w:r>
            <w:r w:rsidR="00321C60">
              <w:rPr>
                <w:noProof/>
                <w:webHidden/>
              </w:rPr>
              <w:fldChar w:fldCharType="begin"/>
            </w:r>
            <w:r w:rsidR="00321C60">
              <w:rPr>
                <w:noProof/>
                <w:webHidden/>
              </w:rPr>
              <w:instrText xml:space="preserve"> PAGEREF _Toc340864885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321C60" w:rsidRDefault="00AC1F32">
          <w:pPr>
            <w:pStyle w:val="TOC1"/>
            <w:tabs>
              <w:tab w:val="right" w:leader="dot" w:pos="10160"/>
            </w:tabs>
            <w:rPr>
              <w:noProof/>
            </w:rPr>
          </w:pPr>
          <w:hyperlink w:anchor="_Toc340864886" w:history="1">
            <w:r w:rsidR="00321C60" w:rsidRPr="00B44A2B">
              <w:rPr>
                <w:rStyle w:val="Hyperlink"/>
                <w:noProof/>
              </w:rPr>
              <w:t>Implemented Decoders (so far)</w:t>
            </w:r>
            <w:r w:rsidR="00321C60">
              <w:rPr>
                <w:noProof/>
                <w:webHidden/>
              </w:rPr>
              <w:tab/>
            </w:r>
            <w:r w:rsidR="00321C60">
              <w:rPr>
                <w:noProof/>
                <w:webHidden/>
              </w:rPr>
              <w:fldChar w:fldCharType="begin"/>
            </w:r>
            <w:r w:rsidR="00321C60">
              <w:rPr>
                <w:noProof/>
                <w:webHidden/>
              </w:rPr>
              <w:instrText xml:space="preserve"> PAGEREF _Toc340864886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7A2595" w:rsidRDefault="00386980" w:rsidP="00FE3C3C">
          <w:r>
            <w:fldChar w:fldCharType="end"/>
          </w:r>
        </w:p>
      </w:sdtContent>
    </w:sdt>
    <w:bookmarkStart w:id="0" w:name="_Toc334523343" w:displacedByCustomXml="prev"/>
    <w:p w:rsidR="00E83B31" w:rsidRPr="007A2595" w:rsidRDefault="003171A9" w:rsidP="00FE3C3C">
      <w:pPr>
        <w:rPr>
          <w:ins w:id="1" w:author="bhdca" w:date="2012-11-09T10:07:00Z"/>
        </w:rPr>
      </w:pPr>
      <w:r>
        <w:br w:type="page"/>
      </w:r>
    </w:p>
    <w:p w:rsidR="00AF456A" w:rsidRDefault="00E83B31" w:rsidP="00F957B0">
      <w:pPr>
        <w:pStyle w:val="Heading1"/>
        <w:jc w:val="center"/>
      </w:pPr>
      <w:bookmarkStart w:id="2" w:name="_Toc340864826"/>
      <w:r>
        <w:lastRenderedPageBreak/>
        <w:t>Preface</w:t>
      </w:r>
      <w:bookmarkEnd w:id="0"/>
      <w:bookmarkEnd w:id="2"/>
    </w:p>
    <w:p w:rsidR="00943F2F" w:rsidRPr="00943F2F" w:rsidRDefault="00943F2F" w:rsidP="00943F2F"/>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 xml:space="preserve">and </w:t>
      </w:r>
      <w:r w:rsidR="000D0010">
        <w:t>interactive track label currently consisting of an assignable CFL</w:t>
      </w:r>
      <w:r w:rsidR="00943F2F">
        <w:t xml:space="preserve"> (Cleared Flight Level)</w:t>
      </w:r>
      <w:r w:rsidR="000D0010">
        <w:t xml:space="preserve"> field</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E83B31" w:rsidRPr="00E83B31" w:rsidRDefault="0076233C" w:rsidP="00E83B31">
      <w:r>
        <w:br w:type="page"/>
      </w:r>
      <w:r w:rsidR="00E83B31" w:rsidRPr="00E83B31">
        <w:lastRenderedPageBreak/>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E83B31" w:rsidRPr="00E83B31" w:rsidRDefault="00E83B31" w:rsidP="00E83B31">
      <w:r w:rsidRPr="00462FA9">
        <w:rPr>
          <w:b/>
          <w:i/>
        </w:rPr>
        <w:t xml:space="preserve">I would appreciate that anyone with an access to additional data sample sends it to me so that additional testing and validation can be performed. </w:t>
      </w:r>
      <w:r w:rsidRPr="00E83B31">
        <w:t>The data samples can be in</w:t>
      </w:r>
      <w:r w:rsidR="00636FB8">
        <w:t xml:space="preserve"> the following formats</w:t>
      </w:r>
      <w:r w:rsidRPr="00E83B31">
        <w:t>:</w:t>
      </w:r>
    </w:p>
    <w:p w:rsidR="00E83B31" w:rsidRPr="00E83B31" w:rsidRDefault="00E83B31" w:rsidP="00E83B31">
      <w:pPr>
        <w:pStyle w:val="ListParagraph"/>
        <w:numPr>
          <w:ilvl w:val="0"/>
          <w:numId w:val="23"/>
        </w:numPr>
      </w:pPr>
      <w:r w:rsidRPr="00E83B31">
        <w:t>Raw, using any available recording tool, including this application as well.</w:t>
      </w:r>
    </w:p>
    <w:p w:rsidR="00E83B31" w:rsidRPr="00E83B31" w:rsidRDefault="00E83B31" w:rsidP="00E83B31">
      <w:pPr>
        <w:pStyle w:val="ListParagraph"/>
        <w:numPr>
          <w:ilvl w:val="0"/>
          <w:numId w:val="23"/>
        </w:numPr>
      </w:pPr>
      <w:r w:rsidRPr="00E83B31">
        <w:t>Replay</w:t>
      </w:r>
      <w:r w:rsidR="00AC3761">
        <w:t>.</w:t>
      </w:r>
      <w:r w:rsidRPr="00E83B31">
        <w:t xml:space="preserve"> (using this application)</w:t>
      </w:r>
    </w:p>
    <w:p w:rsidR="00E83B31" w:rsidRPr="00E83B31" w:rsidRDefault="00E83B31" w:rsidP="00E83B31">
      <w:pPr>
        <w:pStyle w:val="ListParagraph"/>
        <w:numPr>
          <w:ilvl w:val="0"/>
          <w:numId w:val="23"/>
        </w:numPr>
      </w:pPr>
      <w:r w:rsidRPr="00E83B31">
        <w:t>Final Format</w:t>
      </w:r>
      <w:r w:rsidR="00AC3761">
        <w:t>.</w:t>
      </w:r>
      <w:r w:rsidRPr="00E83B31">
        <w:t xml:space="preserve"> (gengate tool)</w:t>
      </w:r>
    </w:p>
    <w:p w:rsidR="00904187" w:rsidRDefault="00D611CC" w:rsidP="000E0490">
      <w:pPr>
        <w:pStyle w:val="Heading1"/>
        <w:jc w:val="center"/>
      </w:pPr>
      <w:bookmarkStart w:id="3" w:name="_Toc340864827"/>
      <w:r w:rsidRPr="00163F57">
        <w:t>Initial Setup</w:t>
      </w:r>
      <w:bookmarkEnd w:id="3"/>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rsidR="00B65819">
        <w:t xml:space="preserve">as </w:t>
      </w:r>
      <w:r>
        <w:t xml:space="preserve">needed. </w:t>
      </w:r>
      <w:r w:rsidR="00EA7211">
        <w:t>Provided</w:t>
      </w:r>
      <w:r>
        <w:t xml:space="preserve"> data </w:t>
      </w:r>
      <w:r w:rsidR="00E64553">
        <w:t xml:space="preserve">was obtained </w:t>
      </w:r>
      <w:r>
        <w:t xml:space="preserve">from </w:t>
      </w:r>
      <w:hyperlink r:id="rId12" w:history="1">
        <w:r w:rsidRPr="00157615">
          <w:rPr>
            <w:rStyle w:val="Hyperlink"/>
          </w:rPr>
          <w:t>http://www.gadm.org/country</w:t>
        </w:r>
      </w:hyperlink>
      <w:r>
        <w:t>. Some manual modification is needed t</w:t>
      </w:r>
      <w:r w:rsidR="00E64553">
        <w:t>h</w:t>
      </w:r>
      <w:r>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6D516C" w:rsidRPr="00496C90" w:rsidRDefault="00B33975" w:rsidP="00496C90">
      <w:pPr>
        <w:pStyle w:val="ListParagraph"/>
        <w:numPr>
          <w:ilvl w:val="1"/>
          <w:numId w:val="11"/>
        </w:numPr>
        <w:rPr>
          <w:b/>
          <w:i/>
        </w:rPr>
      </w:pPr>
      <w:r>
        <w:t xml:space="preserve">Defines </w:t>
      </w:r>
      <w:r w:rsidR="00496C90">
        <w:t>runway and taxiway borders. See the file for the proper syntax and modify it as needed.</w:t>
      </w:r>
    </w:p>
    <w:p w:rsidR="00496C90" w:rsidRPr="00496C90" w:rsidRDefault="00496C90" w:rsidP="00496C90">
      <w:pPr>
        <w:rPr>
          <w:b/>
          <w:i/>
        </w:rPr>
      </w:pP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lastRenderedPageBreak/>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4" w:name="_Toc334523344"/>
      <w:r>
        <w:br w:type="page"/>
      </w:r>
    </w:p>
    <w:p w:rsidR="006F67E6" w:rsidRDefault="00E65400" w:rsidP="000E0490">
      <w:pPr>
        <w:pStyle w:val="Heading1"/>
        <w:jc w:val="center"/>
      </w:pPr>
      <w:bookmarkStart w:id="5" w:name="_Toc340864828"/>
      <w:r w:rsidRPr="00E65400">
        <w:lastRenderedPageBreak/>
        <w:t>Main Windows and Functionality</w:t>
      </w:r>
      <w:bookmarkEnd w:id="4"/>
      <w:bookmarkEnd w:id="5"/>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6" w:name="_Toc334523345"/>
      <w:bookmarkStart w:id="7" w:name="_Toc340864829"/>
      <w:r w:rsidRPr="000C291B">
        <w:t>Setting up a connection</w:t>
      </w:r>
      <w:bookmarkEnd w:id="6"/>
      <w:bookmarkEnd w:id="7"/>
    </w:p>
    <w:p w:rsidR="00D021E6" w:rsidRPr="00D021E6" w:rsidRDefault="00D021E6" w:rsidP="00D021E6"/>
    <w:p w:rsidR="005E338A" w:rsidRDefault="0038698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40864830"/>
      <w:r w:rsidR="00F920F8">
        <w:rPr>
          <w:i/>
          <w:iCs/>
          <w:noProof/>
          <w:color w:val="808080" w:themeColor="text1" w:themeTint="7F"/>
        </w:rPr>
        <w:drawing>
          <wp:inline distT="0" distB="0" distL="0" distR="0">
            <wp:extent cx="2855595" cy="3855720"/>
            <wp:effectExtent l="19050" t="0" r="1905" b="0"/>
            <wp:docPr id="3" name="Picture 1" descr="C:\Users\bhdca\Desktop\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Figure 1.jpg"/>
                    <pic:cNvPicPr>
                      <a:picLocks noChangeAspect="1" noChangeArrowheads="1"/>
                    </pic:cNvPicPr>
                  </pic:nvPicPr>
                  <pic:blipFill>
                    <a:blip r:embed="rId13" cstate="print"/>
                    <a:srcRect/>
                    <a:stretch>
                      <a:fillRect/>
                    </a:stretch>
                  </pic:blipFill>
                  <pic:spPr bwMode="auto">
                    <a:xfrm>
                      <a:off x="0" y="0"/>
                      <a:ext cx="2855595" cy="3855720"/>
                    </a:xfrm>
                    <a:prstGeom prst="rect">
                      <a:avLst/>
                    </a:prstGeom>
                    <a:noFill/>
                    <a:ln w="9525">
                      <a:noFill/>
                      <a:miter lim="800000"/>
                      <a:headEnd/>
                      <a:tailEnd/>
                    </a:ln>
                  </pic:spPr>
                </pic:pic>
              </a:graphicData>
            </a:graphic>
          </wp:inline>
        </w:drawing>
      </w:r>
      <w:bookmarkEnd w:id="8"/>
    </w:p>
    <w:p w:rsidR="00352653" w:rsidRDefault="00352653" w:rsidP="004B491D">
      <w:pPr>
        <w:pStyle w:val="Heading3"/>
        <w:jc w:val="center"/>
      </w:pPr>
      <w:bookmarkStart w:id="9" w:name="_Toc334523346"/>
      <w:bookmarkStart w:id="10" w:name="_Toc336514066"/>
      <w:bookmarkStart w:id="11" w:name="_Toc340864831"/>
      <w:r>
        <w:t>Figure 1: Connection Screen</w:t>
      </w:r>
      <w:bookmarkEnd w:id="9"/>
      <w:bookmarkEnd w:id="10"/>
      <w:bookmarkEnd w:id="11"/>
    </w:p>
    <w:p w:rsidR="000C291B" w:rsidRDefault="000C291B" w:rsidP="00272081"/>
    <w:p w:rsidR="00086A08" w:rsidRDefault="00086A08" w:rsidP="00086A08">
      <w:pPr>
        <w:ind w:firstLine="720"/>
      </w:pPr>
      <w:r>
        <w:lastRenderedPageBreak/>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912F9E" w:rsidRPr="00912F9E" w:rsidRDefault="00912F9E" w:rsidP="00086A08">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7F460F" w:rsidRDefault="007F460F">
      <w:r>
        <w:br w:type="page"/>
      </w:r>
    </w:p>
    <w:p w:rsidR="00086A08" w:rsidRDefault="00086A08" w:rsidP="00272081"/>
    <w:p w:rsidR="00D8482D" w:rsidRDefault="0012005C" w:rsidP="00D8482D">
      <w:pPr>
        <w:pStyle w:val="Heading1"/>
        <w:jc w:val="center"/>
      </w:pPr>
      <w:bookmarkStart w:id="12" w:name="_Toc334523347"/>
      <w:bookmarkStart w:id="13" w:name="_Toc340864832"/>
      <w:r w:rsidRPr="0012005C">
        <w:t xml:space="preserve">Start </w:t>
      </w:r>
      <w:r w:rsidR="00726791">
        <w:t xml:space="preserve">processing </w:t>
      </w:r>
      <w:r w:rsidRPr="0012005C">
        <w:t>data</w:t>
      </w:r>
      <w:bookmarkEnd w:id="12"/>
      <w:bookmarkEnd w:id="13"/>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327926" w:rsidP="004B491D">
      <w:pPr>
        <w:pStyle w:val="Heading3"/>
        <w:jc w:val="center"/>
      </w:pPr>
      <w:r>
        <w:rPr>
          <w:noProof/>
        </w:rPr>
        <w:drawing>
          <wp:inline distT="0" distB="0" distL="0" distR="0" wp14:anchorId="487637F1" wp14:editId="7A4CE32D">
            <wp:extent cx="6771736" cy="4270075"/>
            <wp:effectExtent l="0" t="0" r="0" b="0"/>
            <wp:docPr id="11" name="Picture 11" descr="C:\Users\CAAS\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819" cy="4272650"/>
                    </a:xfrm>
                    <a:prstGeom prst="rect">
                      <a:avLst/>
                    </a:prstGeom>
                    <a:noFill/>
                    <a:ln>
                      <a:noFill/>
                    </a:ln>
                  </pic:spPr>
                </pic:pic>
              </a:graphicData>
            </a:graphic>
          </wp:inline>
        </w:drawing>
      </w:r>
    </w:p>
    <w:p w:rsidR="00E65400" w:rsidRDefault="00352653" w:rsidP="004B491D">
      <w:pPr>
        <w:pStyle w:val="Heading3"/>
        <w:jc w:val="center"/>
      </w:pPr>
      <w:bookmarkStart w:id="14" w:name="_Toc336514067"/>
      <w:bookmarkStart w:id="15" w:name="_Toc340864834"/>
      <w:r>
        <w:t xml:space="preserve">Figure 2: Main </w:t>
      </w:r>
      <w:r w:rsidR="00EF5DA7">
        <w:t xml:space="preserve">Display </w:t>
      </w:r>
      <w:r>
        <w:t>Window</w:t>
      </w:r>
      <w:bookmarkEnd w:id="14"/>
      <w:bookmarkEnd w:id="15"/>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6852A7" w:rsidRDefault="00022C3E" w:rsidP="00022C3E">
      <w:pPr>
        <w:pStyle w:val="ListParagraph"/>
        <w:numPr>
          <w:ilvl w:val="0"/>
          <w:numId w:val="21"/>
        </w:numPr>
      </w:pPr>
      <w:r>
        <w:t>Zoom IN and Zoom OUT can be adjusted either by GUI buttons or +/- keyboard keys.</w:t>
      </w:r>
      <w:r w:rsidR="006852A7">
        <w:br w:type="page"/>
      </w:r>
    </w:p>
    <w:p w:rsidR="00EF5DA7" w:rsidRDefault="00EF5DA7" w:rsidP="002715E1">
      <w:pPr>
        <w:jc w:val="center"/>
      </w:pPr>
    </w:p>
    <w:p w:rsidR="007C7D07" w:rsidRPr="007C7D07" w:rsidRDefault="007C7D07" w:rsidP="007C7D07">
      <w:pPr>
        <w:rPr>
          <w:b/>
        </w:rPr>
      </w:pPr>
      <w:r w:rsidRPr="007C7D07">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4"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6" w:name="_Toc340864835"/>
      <w:r>
        <w:t>Figure 3: Main Display Window (DISPLAY FROZEN)</w:t>
      </w:r>
      <w:bookmarkEnd w:id="16"/>
    </w:p>
    <w:p w:rsidR="00F55588" w:rsidRPr="00F55588" w:rsidRDefault="00F55588" w:rsidP="00F55588"/>
    <w:p w:rsidR="00EF5DA7" w:rsidRDefault="00F767D7" w:rsidP="004B491D">
      <w:pPr>
        <w:pStyle w:val="Heading3"/>
        <w:jc w:val="center"/>
      </w:pPr>
      <w:bookmarkStart w:id="17" w:name="_Toc340864836"/>
      <w:r>
        <w:rPr>
          <w:noProof/>
        </w:rPr>
        <w:lastRenderedPageBreak/>
        <w:drawing>
          <wp:inline distT="0" distB="0" distL="0" distR="0">
            <wp:extent cx="6847577" cy="4477109"/>
            <wp:effectExtent l="19050" t="0" r="0" b="0"/>
            <wp:docPr id="13" name="Picture 5" descr="C:\Users\bhdca\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Figure 4.jpg"/>
                    <pic:cNvPicPr>
                      <a:picLocks noChangeAspect="1" noChangeArrowheads="1"/>
                    </pic:cNvPicPr>
                  </pic:nvPicPr>
                  <pic:blipFill>
                    <a:blip r:embed="rId15" cstate="print"/>
                    <a:srcRect/>
                    <a:stretch>
                      <a:fillRect/>
                    </a:stretch>
                  </pic:blipFill>
                  <pic:spPr bwMode="auto">
                    <a:xfrm>
                      <a:off x="0" y="0"/>
                      <a:ext cx="6847447" cy="4477024"/>
                    </a:xfrm>
                    <a:prstGeom prst="rect">
                      <a:avLst/>
                    </a:prstGeom>
                    <a:noFill/>
                    <a:ln w="9525">
                      <a:noFill/>
                      <a:miter lim="800000"/>
                      <a:headEnd/>
                      <a:tailEnd/>
                    </a:ln>
                  </pic:spPr>
                </pic:pic>
              </a:graphicData>
            </a:graphic>
          </wp:inline>
        </w:drawing>
      </w:r>
      <w:bookmarkEnd w:id="17"/>
    </w:p>
    <w:p w:rsidR="00EF5DA7" w:rsidRDefault="007626A6" w:rsidP="004B491D">
      <w:pPr>
        <w:pStyle w:val="Heading3"/>
        <w:jc w:val="center"/>
      </w:pPr>
      <w:bookmarkStart w:id="18" w:name="_Toc336514068"/>
      <w:bookmarkStart w:id="19" w:name="_Toc340864837"/>
      <w:r>
        <w:t>Figure 4</w:t>
      </w:r>
      <w:r w:rsidR="00EF5DA7">
        <w:t>: Main Capture Window</w:t>
      </w:r>
      <w:bookmarkEnd w:id="18"/>
      <w:bookmarkEnd w:id="19"/>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0" w:name="_Toc334523348"/>
      <w:bookmarkStart w:id="21" w:name="_Toc340864838"/>
      <w:r w:rsidRPr="002715E1">
        <w:t>Data Item Presence</w:t>
      </w:r>
      <w:bookmarkEnd w:id="20"/>
      <w:bookmarkEnd w:id="21"/>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D2385A" w:rsidP="004B491D">
      <w:pPr>
        <w:pStyle w:val="Heading3"/>
        <w:jc w:val="center"/>
      </w:pPr>
      <w:bookmarkStart w:id="22" w:name="_Toc339806389"/>
      <w:bookmarkStart w:id="23" w:name="_Toc340864839"/>
      <w:bookmarkStart w:id="24" w:name="_Toc334523349"/>
      <w:bookmarkStart w:id="25" w:name="_Toc336514069"/>
      <w:r w:rsidRPr="00D2385A">
        <w:rPr>
          <w:rStyle w:val="DocumentMapChar"/>
          <w:i/>
          <w:iCs/>
          <w:noProof/>
        </w:rPr>
        <w:drawing>
          <wp:inline distT="0" distB="0" distL="0" distR="0">
            <wp:extent cx="4373245" cy="4953635"/>
            <wp:effectExtent l="19050" t="0" r="8255" b="0"/>
            <wp:docPr id="2"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6"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bookmarkEnd w:id="22"/>
      <w:bookmarkEnd w:id="23"/>
    </w:p>
    <w:p w:rsidR="007328E0" w:rsidRDefault="008B7799" w:rsidP="004B491D">
      <w:pPr>
        <w:pStyle w:val="Heading3"/>
        <w:jc w:val="center"/>
      </w:pPr>
      <w:bookmarkStart w:id="26" w:name="_Toc340864840"/>
      <w:r>
        <w:t>Figure 5</w:t>
      </w:r>
      <w:r w:rsidR="002715E1">
        <w:t xml:space="preserve">: Data Item </w:t>
      </w:r>
      <w:r w:rsidR="007328E0">
        <w:t>presences</w:t>
      </w:r>
      <w:bookmarkEnd w:id="24"/>
      <w:bookmarkEnd w:id="25"/>
      <w:bookmarkEnd w:id="26"/>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27" w:name="_Toc334523350"/>
      <w:bookmarkStart w:id="28" w:name="_Toc340864841"/>
      <w:r w:rsidRPr="002715E1">
        <w:t>Data Item View</w:t>
      </w:r>
      <w:bookmarkEnd w:id="27"/>
      <w:bookmarkEnd w:id="28"/>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2715E1" w:rsidP="004B491D">
      <w:pPr>
        <w:pStyle w:val="Heading3"/>
        <w:jc w:val="center"/>
      </w:pPr>
      <w:bookmarkStart w:id="29" w:name="_Toc339806392"/>
      <w:bookmarkStart w:id="30" w:name="_Toc340864842"/>
      <w:r w:rsidRPr="00770D73">
        <w:rPr>
          <w:rStyle w:val="SubtleEmphasis"/>
          <w:noProof/>
        </w:rPr>
        <w:drawing>
          <wp:inline distT="0" distB="0" distL="0" distR="0">
            <wp:extent cx="4725478" cy="3804250"/>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7" cstate="print"/>
                    <a:srcRect/>
                    <a:stretch>
                      <a:fillRect/>
                    </a:stretch>
                  </pic:blipFill>
                  <pic:spPr bwMode="auto">
                    <a:xfrm>
                      <a:off x="0" y="0"/>
                      <a:ext cx="4730750" cy="3808494"/>
                    </a:xfrm>
                    <a:prstGeom prst="rect">
                      <a:avLst/>
                    </a:prstGeom>
                    <a:noFill/>
                    <a:ln w="9525">
                      <a:noFill/>
                      <a:miter lim="800000"/>
                      <a:headEnd/>
                      <a:tailEnd/>
                    </a:ln>
                  </pic:spPr>
                </pic:pic>
              </a:graphicData>
            </a:graphic>
          </wp:inline>
        </w:drawing>
      </w:r>
      <w:bookmarkEnd w:id="29"/>
      <w:bookmarkEnd w:id="30"/>
    </w:p>
    <w:p w:rsidR="002715E1" w:rsidRDefault="008B7799" w:rsidP="004B491D">
      <w:pPr>
        <w:pStyle w:val="Heading3"/>
        <w:jc w:val="center"/>
      </w:pPr>
      <w:bookmarkStart w:id="31" w:name="_Toc334523351"/>
      <w:bookmarkStart w:id="32" w:name="_Toc336514070"/>
      <w:bookmarkStart w:id="33" w:name="_Toc340864843"/>
      <w:r>
        <w:t>Figure 6</w:t>
      </w:r>
      <w:r w:rsidR="00475FA7">
        <w:t>: Data Item View</w:t>
      </w:r>
      <w:bookmarkEnd w:id="31"/>
      <w:bookmarkEnd w:id="32"/>
      <w:bookmarkEnd w:id="33"/>
    </w:p>
    <w:p w:rsidR="00475FA7" w:rsidRPr="00475FA7" w:rsidRDefault="00475FA7" w:rsidP="00AF456A">
      <w:r>
        <w:br w:type="page"/>
      </w:r>
    </w:p>
    <w:p w:rsidR="00D021E6" w:rsidRDefault="002715E1" w:rsidP="00D021E6">
      <w:pPr>
        <w:pStyle w:val="Heading1"/>
        <w:jc w:val="center"/>
      </w:pPr>
      <w:bookmarkStart w:id="34" w:name="_Toc334523352"/>
      <w:bookmarkStart w:id="35" w:name="_Toc340864844"/>
      <w:r>
        <w:lastRenderedPageBreak/>
        <w:t>View by</w:t>
      </w:r>
      <w:r w:rsidR="00D021E6">
        <w:t xml:space="preserve"> Mode-A</w:t>
      </w:r>
      <w:r w:rsidR="00B55A99" w:rsidRPr="002715E1">
        <w:t xml:space="preserve"> Code</w:t>
      </w:r>
      <w:bookmarkEnd w:id="34"/>
      <w:bookmarkEnd w:id="35"/>
    </w:p>
    <w:p w:rsidR="00C97478" w:rsidRPr="00C97478" w:rsidRDefault="00C97478" w:rsidP="00D6138B"/>
    <w:p w:rsidR="002715E1" w:rsidRPr="002715E1" w:rsidRDefault="002F1046" w:rsidP="0058033F">
      <w:pPr>
        <w:pStyle w:val="Heading3"/>
        <w:jc w:val="center"/>
      </w:pPr>
      <w:bookmarkStart w:id="36" w:name="_Toc339806395"/>
      <w:bookmarkStart w:id="37" w:name="_Toc340864845"/>
      <w:r w:rsidRPr="0058033F">
        <w:rPr>
          <w:rStyle w:val="SubtleEmphasis"/>
          <w:i w:val="0"/>
          <w:iCs w:val="0"/>
          <w:noProof/>
          <w:color w:val="4F81BD" w:themeColor="accent1"/>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8" cstate="print"/>
                    <a:stretch>
                      <a:fillRect/>
                    </a:stretch>
                  </pic:blipFill>
                  <pic:spPr>
                    <a:xfrm>
                      <a:off x="0" y="0"/>
                      <a:ext cx="4219575" cy="4686300"/>
                    </a:xfrm>
                    <a:prstGeom prst="rect">
                      <a:avLst/>
                    </a:prstGeom>
                  </pic:spPr>
                </pic:pic>
              </a:graphicData>
            </a:graphic>
          </wp:inline>
        </w:drawing>
      </w:r>
      <w:bookmarkEnd w:id="36"/>
      <w:bookmarkEnd w:id="37"/>
    </w:p>
    <w:p w:rsidR="001A1D5D" w:rsidRPr="00475FA7" w:rsidRDefault="001E7E98" w:rsidP="00913D1C">
      <w:pPr>
        <w:pStyle w:val="Heading3"/>
        <w:jc w:val="center"/>
      </w:pPr>
      <w:bookmarkStart w:id="38" w:name="_Toc334523353"/>
      <w:bookmarkStart w:id="39" w:name="_Toc336514071"/>
      <w:bookmarkStart w:id="40" w:name="_Toc340864846"/>
      <w:r>
        <w:t>Figure 7</w:t>
      </w:r>
      <w:r w:rsidR="00475FA7">
        <w:t xml:space="preserve">: View data by </w:t>
      </w:r>
      <w:r w:rsidR="00AF6615">
        <w:t>SSR</w:t>
      </w:r>
      <w:r w:rsidR="00475FA7">
        <w:t xml:space="preserve"> code</w:t>
      </w:r>
      <w:bookmarkEnd w:id="38"/>
      <w:bookmarkEnd w:id="39"/>
      <w:bookmarkEnd w:id="40"/>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1" w:name="_Toc334523354"/>
      <w:bookmarkStart w:id="42" w:name="_Toc340864847"/>
      <w:r w:rsidRPr="002715E1">
        <w:lastRenderedPageBreak/>
        <w:t>Export</w:t>
      </w:r>
      <w:bookmarkEnd w:id="41"/>
      <w:r w:rsidR="0058033F">
        <w:t xml:space="preserve"> (Earth Plot or GePath)</w:t>
      </w:r>
      <w:bookmarkEnd w:id="42"/>
    </w:p>
    <w:p w:rsidR="00D30436" w:rsidRPr="00D30436" w:rsidRDefault="00D30436" w:rsidP="002715E1"/>
    <w:p w:rsidR="002715E1" w:rsidRDefault="002715E1" w:rsidP="00913D1C">
      <w:pPr>
        <w:pStyle w:val="Heading3"/>
        <w:jc w:val="center"/>
      </w:pPr>
      <w:bookmarkStart w:id="43" w:name="_Toc339806398"/>
      <w:bookmarkStart w:id="44" w:name="_Toc340864848"/>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9"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bookmarkEnd w:id="43"/>
      <w:bookmarkEnd w:id="44"/>
    </w:p>
    <w:p w:rsidR="002715E1" w:rsidRDefault="007038D9" w:rsidP="00913D1C">
      <w:pPr>
        <w:pStyle w:val="Heading3"/>
        <w:jc w:val="center"/>
      </w:pPr>
      <w:bookmarkStart w:id="45" w:name="_Toc334523355"/>
      <w:bookmarkStart w:id="46" w:name="_Toc336514072"/>
      <w:bookmarkStart w:id="47" w:name="_Toc340864849"/>
      <w:r>
        <w:t>Figure 8</w:t>
      </w:r>
      <w:r w:rsidR="00AF6615">
        <w:t>: Ex</w:t>
      </w:r>
      <w:r w:rsidR="00D3719D">
        <w:t>port to Earth Plot format by Mode-A</w:t>
      </w:r>
      <w:r w:rsidR="00AF6615">
        <w:t xml:space="preserve"> code</w:t>
      </w:r>
      <w:bookmarkEnd w:id="45"/>
      <w:bookmarkEnd w:id="46"/>
      <w:bookmarkEnd w:id="47"/>
    </w:p>
    <w:p w:rsidR="00913D1C" w:rsidRPr="00913D1C" w:rsidRDefault="00913D1C" w:rsidP="00913D1C"/>
    <w:p w:rsidR="00AF6615" w:rsidRPr="00913D1C" w:rsidRDefault="002715E1" w:rsidP="00913D1C">
      <w:pPr>
        <w:pStyle w:val="Heading3"/>
        <w:jc w:val="center"/>
      </w:pPr>
      <w:bookmarkStart w:id="48" w:name="_Toc339806400"/>
      <w:bookmarkStart w:id="49" w:name="_Toc340864850"/>
      <w:r w:rsidRPr="00770D73">
        <w:rPr>
          <w:rStyle w:val="SubtleEmphasis"/>
          <w:noProof/>
        </w:rPr>
        <w:drawing>
          <wp:inline distT="0" distB="0" distL="0" distR="0">
            <wp:extent cx="6649169" cy="4063041"/>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20" cstate="print"/>
                    <a:srcRect/>
                    <a:stretch>
                      <a:fillRect/>
                    </a:stretch>
                  </pic:blipFill>
                  <pic:spPr bwMode="auto">
                    <a:xfrm>
                      <a:off x="0" y="0"/>
                      <a:ext cx="6651869" cy="4064691"/>
                    </a:xfrm>
                    <a:prstGeom prst="rect">
                      <a:avLst/>
                    </a:prstGeom>
                    <a:noFill/>
                    <a:ln w="9525">
                      <a:noFill/>
                      <a:miter lim="800000"/>
                      <a:headEnd/>
                      <a:tailEnd/>
                    </a:ln>
                  </pic:spPr>
                </pic:pic>
              </a:graphicData>
            </a:graphic>
          </wp:inline>
        </w:drawing>
      </w:r>
      <w:bookmarkEnd w:id="48"/>
      <w:bookmarkEnd w:id="49"/>
    </w:p>
    <w:p w:rsidR="009737C5" w:rsidRDefault="007038D9" w:rsidP="008527AA">
      <w:pPr>
        <w:pStyle w:val="Heading3"/>
        <w:jc w:val="center"/>
        <w:rPr>
          <w:noProof/>
        </w:rPr>
      </w:pPr>
      <w:bookmarkStart w:id="50" w:name="_Toc334523356"/>
      <w:bookmarkStart w:id="51" w:name="_Toc336514073"/>
      <w:bookmarkStart w:id="52" w:name="_Toc340864851"/>
      <w:r>
        <w:rPr>
          <w:noProof/>
        </w:rPr>
        <w:t>Figure 9</w:t>
      </w:r>
      <w:r w:rsidR="002C3D9E" w:rsidRPr="002C3D9E">
        <w:rPr>
          <w:noProof/>
        </w:rPr>
        <w:t>: 3D</w:t>
      </w:r>
      <w:r w:rsidR="0091325D" w:rsidRPr="002C3D9E">
        <w:rPr>
          <w:noProof/>
        </w:rPr>
        <w:t xml:space="preserve"> e</w:t>
      </w:r>
      <w:r w:rsidR="002C3D9E" w:rsidRPr="002C3D9E">
        <w:rPr>
          <w:noProof/>
        </w:rPr>
        <w:t xml:space="preserve">xample in Google Earth of a real test </w:t>
      </w:r>
      <w:r w:rsidR="0091325D" w:rsidRPr="002C3D9E">
        <w:rPr>
          <w:noProof/>
        </w:rPr>
        <w:t xml:space="preserve">flight </w:t>
      </w:r>
      <w:r w:rsidR="002C3D9E" w:rsidRPr="002C3D9E">
        <w:rPr>
          <w:noProof/>
        </w:rPr>
        <w:t>over Bosnia and Herzegovina</w:t>
      </w:r>
      <w:bookmarkEnd w:id="50"/>
      <w:bookmarkEnd w:id="51"/>
      <w:bookmarkEnd w:id="52"/>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t xml:space="preserve">Auto generated file is upon Exporting placed in </w:t>
      </w:r>
      <w:r>
        <w:rPr>
          <w:b/>
          <w:i/>
        </w:rPr>
        <w:t>C:\ASTERIX\</w:t>
      </w:r>
      <w:r w:rsidRPr="00747099">
        <w:rPr>
          <w:b/>
          <w:i/>
        </w:rPr>
        <w:t>Asterix_Export.txt</w:t>
      </w:r>
      <w:r>
        <w:rPr>
          <w:b/>
          <w:i/>
        </w:rPr>
        <w:t>.</w:t>
      </w:r>
      <w:bookmarkStart w:id="53" w:name="_Toc334523357"/>
    </w:p>
    <w:p w:rsidR="002E6613" w:rsidRDefault="002E6613" w:rsidP="000E0490">
      <w:pPr>
        <w:pStyle w:val="Heading1"/>
        <w:jc w:val="center"/>
        <w:rPr>
          <w:noProof/>
        </w:rPr>
      </w:pPr>
      <w:bookmarkStart w:id="54" w:name="_Toc340864852"/>
      <w:r>
        <w:rPr>
          <w:noProof/>
        </w:rPr>
        <w:lastRenderedPageBreak/>
        <w:t>Live Display in Google Earth</w:t>
      </w:r>
      <w:bookmarkEnd w:id="54"/>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1"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5" w:name="_Toc340864853"/>
      <w:r>
        <w:t>Figure 10</w:t>
      </w:r>
      <w:r w:rsidR="001C20A9">
        <w:t>: Live display in Google Earth</w:t>
      </w:r>
      <w:bookmarkEnd w:id="55"/>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37D5" w:rsidP="00DE37D5">
      <w:pPr>
        <w:jc w:val="center"/>
      </w:pPr>
      <w:r>
        <w:rPr>
          <w:noProof/>
        </w:rPr>
        <w:lastRenderedPageBreak/>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22"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561D13" w:rsidRPr="00561D13" w:rsidRDefault="00E05BE6" w:rsidP="00BD3415">
      <w:pPr>
        <w:pStyle w:val="Heading3"/>
        <w:jc w:val="center"/>
      </w:pPr>
      <w:bookmarkStart w:id="56" w:name="_Toc340864854"/>
      <w:r>
        <w:t>Figure 11</w:t>
      </w:r>
      <w:r w:rsidR="00DE37D5">
        <w:t>: Setting</w:t>
      </w:r>
      <w:r w:rsidR="00561D13">
        <w:t>s of Google Earth</w:t>
      </w:r>
      <w:bookmarkEnd w:id="56"/>
    </w:p>
    <w:p w:rsidR="009737C5" w:rsidRDefault="005F2D9A" w:rsidP="000E0490">
      <w:pPr>
        <w:pStyle w:val="Heading1"/>
        <w:jc w:val="center"/>
        <w:rPr>
          <w:noProof/>
        </w:rPr>
      </w:pPr>
      <w:bookmarkStart w:id="57" w:name="_Toc340864855"/>
      <w:r>
        <w:rPr>
          <w:noProof/>
        </w:rPr>
        <w:t xml:space="preserve">Local </w:t>
      </w:r>
      <w:r w:rsidR="009737C5" w:rsidRPr="009737C5">
        <w:rPr>
          <w:noProof/>
        </w:rPr>
        <w:t>Plot</w:t>
      </w:r>
      <w:r w:rsidR="00112CBB">
        <w:rPr>
          <w:noProof/>
        </w:rPr>
        <w:t>/Track</w:t>
      </w:r>
      <w:r w:rsidR="009737C5" w:rsidRPr="009737C5">
        <w:rPr>
          <w:noProof/>
        </w:rPr>
        <w:t xml:space="preserve"> Display</w:t>
      </w:r>
      <w:bookmarkEnd w:id="53"/>
      <w:bookmarkEnd w:id="57"/>
    </w:p>
    <w:p w:rsidR="0047542C" w:rsidRPr="0047542C" w:rsidRDefault="0047542C" w:rsidP="0047542C"/>
    <w:p w:rsidR="000331D7" w:rsidRPr="00E02922" w:rsidRDefault="005F2D9A" w:rsidP="00AC0E18">
      <w:pPr>
        <w:ind w:firstLine="720"/>
        <w:rPr>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E02922">
        <w:rPr>
          <w:noProof/>
          <w:u w:val="single"/>
        </w:rPr>
        <w:t>Note</w:t>
      </w:r>
      <w:r w:rsidR="003A4B21">
        <w:rPr>
          <w:noProof/>
          <w:u w:val="single"/>
        </w:rPr>
        <w:t>: I</w:t>
      </w:r>
      <w:r w:rsidR="00E02922" w:rsidRPr="00E02922">
        <w:rPr>
          <w:noProof/>
          <w:u w:val="single"/>
        </w:rPr>
        <w:t>n the case no Nort</w:t>
      </w:r>
      <w:r w:rsidR="003A4B21">
        <w:rPr>
          <w:noProof/>
          <w:u w:val="single"/>
        </w:rPr>
        <w:t>h Mark message is available</w:t>
      </w:r>
      <w:r w:rsidR="00E02922" w:rsidRPr="00E02922">
        <w:rPr>
          <w:noProof/>
          <w:u w:val="single"/>
        </w:rPr>
        <w:t xml:space="preserve"> </w:t>
      </w:r>
      <w:r w:rsidR="00E02922" w:rsidRPr="00E02922">
        <w:rPr>
          <w:b/>
          <w:i/>
          <w:noProof/>
          <w:u w:val="single"/>
        </w:rPr>
        <w:t xml:space="preserve">“Sync to NM” </w:t>
      </w:r>
      <w:r w:rsidR="00E02922" w:rsidRPr="00E02922">
        <w:rPr>
          <w:noProof/>
          <w:u w:val="single"/>
        </w:rPr>
        <w:t>has to b</w:t>
      </w:r>
      <w:r w:rsidR="008D462F">
        <w:rPr>
          <w:noProof/>
          <w:u w:val="single"/>
        </w:rPr>
        <w:t>e unchecked in order to see Plots/Tracks</w:t>
      </w:r>
      <w:r w:rsidR="00E02922" w:rsidRPr="00E02922">
        <w:rPr>
          <w:noProof/>
          <w:u w:val="single"/>
        </w:rPr>
        <w:t>.</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220336" w:rsidP="00913D1C">
      <w:pPr>
        <w:pStyle w:val="Heading3"/>
        <w:jc w:val="center"/>
        <w:rPr>
          <w:noProof/>
        </w:rPr>
      </w:pPr>
      <w:bookmarkStart w:id="58" w:name="_Toc340864856"/>
      <w:r>
        <w:rPr>
          <w:i/>
          <w:iCs/>
          <w:noProof/>
          <w:color w:val="808080" w:themeColor="text1" w:themeTint="7F"/>
        </w:rPr>
        <w:lastRenderedPageBreak/>
        <w:drawing>
          <wp:inline distT="0" distB="0" distL="0" distR="0">
            <wp:extent cx="6452870" cy="3907790"/>
            <wp:effectExtent l="19050" t="0" r="5080" b="0"/>
            <wp:docPr id="19" name="Picture 6" descr="C:\Users\bhdca\Desktop\Figur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Figure 12.jpg"/>
                    <pic:cNvPicPr>
                      <a:picLocks noChangeAspect="1" noChangeArrowheads="1"/>
                    </pic:cNvPicPr>
                  </pic:nvPicPr>
                  <pic:blipFill>
                    <a:blip r:embed="rId23"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58"/>
    </w:p>
    <w:p w:rsidR="00913D1C" w:rsidRDefault="0042275C" w:rsidP="00913D1C">
      <w:pPr>
        <w:pStyle w:val="Heading3"/>
        <w:jc w:val="center"/>
        <w:rPr>
          <w:noProof/>
        </w:rPr>
      </w:pPr>
      <w:bookmarkStart w:id="59" w:name="_Toc336514075"/>
      <w:bookmarkStart w:id="60" w:name="_Toc340864857"/>
      <w:r>
        <w:rPr>
          <w:noProof/>
        </w:rPr>
        <w:t>Figure 12</w:t>
      </w:r>
      <w:r w:rsidR="00E92989" w:rsidRPr="00E92989">
        <w:rPr>
          <w:noProof/>
        </w:rPr>
        <w:t xml:space="preserve">: </w:t>
      </w:r>
      <w:r w:rsidR="00E92989">
        <w:rPr>
          <w:noProof/>
        </w:rPr>
        <w:t>Map with user defined and Google terrain overlay</w:t>
      </w:r>
      <w:bookmarkEnd w:id="59"/>
      <w:bookmarkEnd w:id="60"/>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9A3227" w:rsidP="00913D1C">
      <w:pPr>
        <w:pStyle w:val="Heading3"/>
        <w:jc w:val="center"/>
        <w:rPr>
          <w:noProof/>
        </w:rPr>
      </w:pPr>
      <w:bookmarkStart w:id="61" w:name="_Toc340864858"/>
      <w:r>
        <w:rPr>
          <w:noProof/>
        </w:rPr>
        <w:lastRenderedPageBreak/>
        <w:drawing>
          <wp:inline distT="0" distB="0" distL="0" distR="0">
            <wp:extent cx="6452870" cy="3907790"/>
            <wp:effectExtent l="19050" t="0" r="5080" b="0"/>
            <wp:docPr id="20" name="Picture 7" descr="C:\Users\bhdca\Desktop\Figure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Figure 13.jpg"/>
                    <pic:cNvPicPr>
                      <a:picLocks noChangeAspect="1" noChangeArrowheads="1"/>
                    </pic:cNvPicPr>
                  </pic:nvPicPr>
                  <pic:blipFill>
                    <a:blip r:embed="rId24"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61"/>
    </w:p>
    <w:p w:rsidR="00747F35" w:rsidRDefault="0042275C" w:rsidP="00913D1C">
      <w:pPr>
        <w:pStyle w:val="Heading3"/>
        <w:jc w:val="center"/>
        <w:rPr>
          <w:noProof/>
        </w:rPr>
      </w:pPr>
      <w:bookmarkStart w:id="62" w:name="_Toc336514076"/>
      <w:bookmarkStart w:id="63" w:name="_Toc340864859"/>
      <w:r>
        <w:rPr>
          <w:noProof/>
        </w:rPr>
        <w:t>Figure 13</w:t>
      </w:r>
      <w:r w:rsidR="007C4953">
        <w:rPr>
          <w:noProof/>
        </w:rPr>
        <w:t>: Passive display no filter</w:t>
      </w:r>
      <w:bookmarkEnd w:id="62"/>
      <w:bookmarkEnd w:id="63"/>
    </w:p>
    <w:p w:rsidR="007C4953" w:rsidRPr="00913D1C" w:rsidRDefault="009A3227" w:rsidP="00913D1C">
      <w:pPr>
        <w:pStyle w:val="Heading3"/>
        <w:jc w:val="center"/>
        <w:rPr>
          <w:noProof/>
        </w:rPr>
      </w:pPr>
      <w:bookmarkStart w:id="64" w:name="_Toc340864860"/>
      <w:r>
        <w:rPr>
          <w:noProof/>
        </w:rPr>
        <w:lastRenderedPageBreak/>
        <w:drawing>
          <wp:inline distT="0" distB="0" distL="0" distR="0">
            <wp:extent cx="6452870" cy="3907790"/>
            <wp:effectExtent l="19050" t="0" r="5080" b="0"/>
            <wp:docPr id="29" name="Picture 8" descr="C:\Users\bhdca\Desktop\Figur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Figure 14.jpg"/>
                    <pic:cNvPicPr>
                      <a:picLocks noChangeAspect="1" noChangeArrowheads="1"/>
                    </pic:cNvPicPr>
                  </pic:nvPicPr>
                  <pic:blipFill>
                    <a:blip r:embed="rId25"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64"/>
    </w:p>
    <w:p w:rsidR="007C4953" w:rsidRDefault="0042275C" w:rsidP="00913D1C">
      <w:pPr>
        <w:pStyle w:val="Heading3"/>
        <w:jc w:val="center"/>
      </w:pPr>
      <w:bookmarkStart w:id="65" w:name="_Toc336514077"/>
      <w:bookmarkStart w:id="66" w:name="_Toc340864861"/>
      <w:r>
        <w:t>Figure 14</w:t>
      </w:r>
      <w:r w:rsidR="007C4953">
        <w:t xml:space="preserve">: Passive filter – </w:t>
      </w:r>
      <w:bookmarkEnd w:id="65"/>
      <w:r w:rsidR="00C92E66">
        <w:t>by Mode-A</w:t>
      </w:r>
      <w:r w:rsidR="006C3F51">
        <w:t xml:space="preserve"> code</w:t>
      </w:r>
      <w:bookmarkEnd w:id="66"/>
    </w:p>
    <w:p w:rsidR="009E064A" w:rsidRPr="009E064A" w:rsidRDefault="009E064A" w:rsidP="009E064A"/>
    <w:p w:rsidR="00D62E0C" w:rsidRDefault="00984ED5" w:rsidP="002A5127">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9E064A" w:rsidRDefault="009E064A" w:rsidP="002A5127">
      <w:pPr>
        <w:pStyle w:val="Heading1"/>
        <w:jc w:val="center"/>
      </w:pPr>
    </w:p>
    <w:p w:rsidR="002C6282" w:rsidRDefault="002C6282">
      <w:pPr>
        <w:rPr>
          <w:rFonts w:asciiTheme="majorHAnsi" w:eastAsiaTheme="majorEastAsia" w:hAnsiTheme="majorHAnsi" w:cstheme="majorBidi"/>
          <w:b/>
          <w:bCs/>
          <w:color w:val="365F91" w:themeColor="accent1" w:themeShade="BF"/>
          <w:sz w:val="28"/>
          <w:szCs w:val="28"/>
        </w:rPr>
      </w:pPr>
      <w:r>
        <w:br w:type="page"/>
      </w:r>
    </w:p>
    <w:p w:rsidR="00092E05" w:rsidRDefault="00D62E0C" w:rsidP="004F2B1A">
      <w:pPr>
        <w:pStyle w:val="Heading1"/>
        <w:jc w:val="center"/>
      </w:pPr>
      <w:bookmarkStart w:id="67" w:name="_Toc340864862"/>
      <w:r>
        <w:lastRenderedPageBreak/>
        <w:t>Track Label</w:t>
      </w:r>
      <w:bookmarkEnd w:id="67"/>
    </w:p>
    <w:p w:rsidR="00F92869" w:rsidRDefault="003166AF" w:rsidP="00F92869">
      <w:r>
        <w:t xml:space="preserve"> </w:t>
      </w:r>
    </w:p>
    <w:p w:rsidR="005556D9" w:rsidRDefault="00AB6E88" w:rsidP="005556D9">
      <w:pPr>
        <w:pStyle w:val="Heading3"/>
        <w:jc w:val="center"/>
      </w:pPr>
      <w:bookmarkStart w:id="68" w:name="_Toc339806412"/>
      <w:bookmarkStart w:id="69" w:name="_Toc340864863"/>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6"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8"/>
      <w:bookmarkEnd w:id="69"/>
    </w:p>
    <w:p w:rsidR="00F60E0B" w:rsidRDefault="004319B9" w:rsidP="00F60E0B">
      <w:pPr>
        <w:pStyle w:val="Heading3"/>
        <w:jc w:val="center"/>
      </w:pPr>
      <w:bookmarkStart w:id="70" w:name="_Toc340864864"/>
      <w:r>
        <w:t>F</w:t>
      </w:r>
      <w:r w:rsidR="00035B9D">
        <w:t>igure 15</w:t>
      </w:r>
      <w:r w:rsidR="005556D9">
        <w:t>: Label in coast</w:t>
      </w:r>
      <w:r w:rsidR="00AB6E88">
        <w:t xml:space="preserve">, AC is climbing and entered </w:t>
      </w:r>
      <w:r w:rsidR="005E4F22">
        <w:t xml:space="preserve">a </w:t>
      </w:r>
      <w:r w:rsidR="00AB6E88">
        <w:t>CFL</w:t>
      </w:r>
      <w:bookmarkEnd w:id="70"/>
    </w:p>
    <w:p w:rsidR="00F60E0B" w:rsidRPr="00F60E0B" w:rsidRDefault="00F60E0B" w:rsidP="00F60E0B"/>
    <w:p w:rsidR="00F60E0B" w:rsidRDefault="00F60E0B" w:rsidP="00F60E0B">
      <w:r>
        <w:t>Figure 15 depicts a track label that is in:</w:t>
      </w:r>
    </w:p>
    <w:p w:rsidR="00F60E0B" w:rsidRDefault="00F60E0B" w:rsidP="00F60E0B">
      <w:pPr>
        <w:pStyle w:val="ListParagraph"/>
        <w:numPr>
          <w:ilvl w:val="0"/>
          <w:numId w:val="15"/>
        </w:numPr>
      </w:pPr>
      <w:r>
        <w:t>Co</w:t>
      </w:r>
      <w:r w:rsidR="00E27AD7">
        <w:t xml:space="preserve">ast state (indicated by </w:t>
      </w:r>
      <w:r w:rsidR="00E27AD7">
        <w:rPr>
          <w:rFonts w:cstheme="minorHAnsi"/>
        </w:rPr>
        <w:t>↘</w:t>
      </w:r>
      <w:r>
        <w:t xml:space="preserve"> pointing arrow next to Mode A 6544)</w:t>
      </w:r>
    </w:p>
    <w:p w:rsidR="00F60E0B" w:rsidRDefault="00F60E0B" w:rsidP="00F60E0B">
      <w:pPr>
        <w:pStyle w:val="ListParagraph"/>
        <w:numPr>
          <w:ilvl w:val="1"/>
          <w:numId w:val="15"/>
        </w:numPr>
      </w:pPr>
      <w:r>
        <w:t>Coast indicates that track has not been updated</w:t>
      </w:r>
      <w:r w:rsidR="00E27AD7">
        <w:t xml:space="preserve"> by the sensor data</w:t>
      </w:r>
      <w:r>
        <w:t xml:space="preserve"> for the present update cycle.</w:t>
      </w:r>
    </w:p>
    <w:p w:rsidR="00F60E0B" w:rsidRDefault="00F60E0B" w:rsidP="00F60E0B">
      <w:pPr>
        <w:pStyle w:val="ListParagraph"/>
        <w:numPr>
          <w:ilvl w:val="0"/>
          <w:numId w:val="15"/>
        </w:numPr>
      </w:pPr>
      <w:r>
        <w:t>A</w:t>
      </w:r>
      <w:r w:rsidR="0011700C">
        <w:t xml:space="preserve">C is climbing (indicated by </w:t>
      </w:r>
      <w:r w:rsidR="0011700C">
        <w:rPr>
          <w:rFonts w:cstheme="minorHAnsi"/>
        </w:rPr>
        <w:t>↑</w:t>
      </w:r>
      <w:r>
        <w:t xml:space="preserve"> pointing arrow next to Mode C 334)</w:t>
      </w:r>
    </w:p>
    <w:p w:rsidR="00F60E0B" w:rsidRDefault="00F60E0B" w:rsidP="00F60E0B">
      <w:pPr>
        <w:pStyle w:val="ListParagraph"/>
        <w:numPr>
          <w:ilvl w:val="1"/>
          <w:numId w:val="15"/>
        </w:numPr>
      </w:pPr>
      <w:r>
        <w:t>Climbing/Descending is displayed once Mode-C changes between update cycles.</w:t>
      </w:r>
    </w:p>
    <w:p w:rsidR="00F60E0B" w:rsidRDefault="0078009E" w:rsidP="00F60E0B">
      <w:pPr>
        <w:pStyle w:val="ListParagraph"/>
        <w:numPr>
          <w:ilvl w:val="0"/>
          <w:numId w:val="15"/>
        </w:numPr>
      </w:pPr>
      <w:r>
        <w:t>A track that has</w:t>
      </w:r>
      <w:r w:rsidR="00F60E0B">
        <w:t xml:space="preserve"> CFL 600 </w:t>
      </w:r>
      <w:r>
        <w:t>assigned</w:t>
      </w:r>
      <w:r w:rsidR="00F60E0B">
        <w:t xml:space="preserve"> (next to Mode C)</w:t>
      </w:r>
    </w:p>
    <w:p w:rsidR="00F60E0B" w:rsidRDefault="00F60E0B" w:rsidP="00F60E0B">
      <w:pPr>
        <w:pStyle w:val="ListParagraph"/>
        <w:numPr>
          <w:ilvl w:val="1"/>
          <w:numId w:val="15"/>
        </w:numPr>
      </w:pPr>
      <w:r>
        <w:t xml:space="preserve">To enter a CFL right click over </w:t>
      </w:r>
      <w:r w:rsidR="00217A2E">
        <w:t xml:space="preserve">the </w:t>
      </w:r>
      <w:r>
        <w:t>CFL field.</w:t>
      </w:r>
    </w:p>
    <w:p w:rsidR="00845784" w:rsidRPr="00845784" w:rsidRDefault="00845784" w:rsidP="00845784">
      <w:pPr>
        <w:rPr>
          <w:u w:val="single"/>
        </w:rPr>
      </w:pPr>
      <w:r w:rsidRPr="00845784">
        <w:rPr>
          <w:u w:val="single"/>
        </w:rPr>
        <w:t>NOTE: Callsign is displayed only if available.</w:t>
      </w:r>
    </w:p>
    <w:p w:rsidR="00F60E0B" w:rsidRPr="00F60E0B" w:rsidRDefault="00F60E0B" w:rsidP="00F60E0B">
      <w:r>
        <w:t>To move a label just place the mouse over the label</w:t>
      </w:r>
      <w:r w:rsidR="000C1567">
        <w:t xml:space="preserve"> </w:t>
      </w:r>
      <w:r>
        <w:t>and move it in the desired direction while holding left mouse button. Please note that the label box is shown only when a mouse is over the label.</w:t>
      </w:r>
    </w:p>
    <w:p w:rsidR="00AF5656" w:rsidRDefault="00AF5656" w:rsidP="002A2DD7">
      <w:pPr>
        <w:pStyle w:val="Heading1"/>
        <w:rPr>
          <w:b w:val="0"/>
        </w:rPr>
      </w:pPr>
    </w:p>
    <w:p w:rsidR="005E4F22" w:rsidRDefault="00635F62" w:rsidP="00FF77A6">
      <w:pPr>
        <w:pStyle w:val="Heading1"/>
        <w:jc w:val="center"/>
        <w:rPr>
          <w:b w:val="0"/>
        </w:rPr>
      </w:pPr>
      <w:bookmarkStart w:id="71" w:name="_Toc340864865"/>
      <w:r w:rsidRPr="00272081">
        <w:rPr>
          <w:b w:val="0"/>
        </w:rPr>
        <w:t>Display Attributes</w:t>
      </w:r>
      <w:bookmarkEnd w:id="71"/>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right button mouse click from the</w:t>
      </w:r>
      <w:r w:rsidR="00B603CE">
        <w:t xml:space="preserve"> Display Window </w:t>
      </w:r>
      <w:del w:id="72" w:author="bhdca" w:date="2012-11-09T10:02:00Z">
        <w:r w:rsidDel="006D516C">
          <w:delText xml:space="preserve"> </w:delText>
        </w:r>
      </w:del>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p>
    <w:p w:rsidR="00065BC6" w:rsidRDefault="00065BC6" w:rsidP="00913D1C">
      <w:pPr>
        <w:pStyle w:val="Heading3"/>
        <w:jc w:val="center"/>
      </w:pPr>
      <w:bookmarkStart w:id="73" w:name="_Toc339806415"/>
      <w:bookmarkStart w:id="74" w:name="_Toc340864866"/>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7"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bookmarkEnd w:id="73"/>
      <w:bookmarkEnd w:id="74"/>
    </w:p>
    <w:p w:rsidR="00065BC6" w:rsidRDefault="00A77D91" w:rsidP="00913D1C">
      <w:pPr>
        <w:pStyle w:val="Heading3"/>
        <w:jc w:val="center"/>
      </w:pPr>
      <w:bookmarkStart w:id="75" w:name="_Toc336514078"/>
      <w:bookmarkStart w:id="76" w:name="_Toc340864867"/>
      <w:r>
        <w:t>Figure 1</w:t>
      </w:r>
      <w:r w:rsidR="002A5127">
        <w:t>6</w:t>
      </w:r>
      <w:r w:rsidR="00065BC6">
        <w:t>: Menu to Access Display configuration windows</w:t>
      </w:r>
      <w:bookmarkEnd w:id="75"/>
      <w:bookmarkEnd w:id="76"/>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bookmarkStart w:id="77" w:name="_Toc339806417"/>
      <w:bookmarkStart w:id="78" w:name="_Toc340864868"/>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8"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bookmarkEnd w:id="77"/>
      <w:bookmarkEnd w:id="78"/>
    </w:p>
    <w:p w:rsidR="008250F8" w:rsidRPr="008250F8" w:rsidRDefault="00A77D91" w:rsidP="00A07EA9">
      <w:pPr>
        <w:pStyle w:val="Heading3"/>
        <w:jc w:val="center"/>
      </w:pPr>
      <w:bookmarkStart w:id="79" w:name="_Toc336514079"/>
      <w:bookmarkStart w:id="80" w:name="_Toc340864869"/>
      <w:r>
        <w:t>Figure 1</w:t>
      </w:r>
      <w:r w:rsidR="0099247A">
        <w:t>7</w:t>
      </w:r>
      <w:r w:rsidR="008250F8">
        <w:t>: Display Attributes</w:t>
      </w:r>
      <w:bookmarkEnd w:id="79"/>
      <w:bookmarkEnd w:id="80"/>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DF4CD8" w:rsidRDefault="00DF4CD8" w:rsidP="000E0490">
      <w:pPr>
        <w:pStyle w:val="Heading1"/>
        <w:jc w:val="center"/>
        <w:rPr>
          <w:b w:val="0"/>
        </w:rPr>
      </w:pPr>
      <w:bookmarkStart w:id="81" w:name="_Toc340864870"/>
      <w:r w:rsidRPr="00272081">
        <w:rPr>
          <w:b w:val="0"/>
        </w:rPr>
        <w:t>Display Items</w:t>
      </w:r>
      <w:bookmarkEnd w:id="81"/>
    </w:p>
    <w:p w:rsidR="008D2D80" w:rsidRDefault="008D2D80" w:rsidP="00AC47BC">
      <w:pPr>
        <w:spacing w:after="0"/>
        <w:outlineLvl w:val="0"/>
      </w:pPr>
    </w:p>
    <w:p w:rsidR="009C5DE0" w:rsidRDefault="00035790" w:rsidP="00285220">
      <w:pPr>
        <w:pStyle w:val="Heading3"/>
        <w:jc w:val="center"/>
      </w:pPr>
      <w:r>
        <w:rPr>
          <w:i/>
          <w:iCs/>
          <w:noProof/>
          <w:color w:val="808080" w:themeColor="text1" w:themeTint="7F"/>
        </w:rPr>
        <w:lastRenderedPageBreak/>
        <w:drawing>
          <wp:inline distT="0" distB="0" distL="0" distR="0">
            <wp:extent cx="1259205" cy="1949450"/>
            <wp:effectExtent l="0" t="0" r="0" b="0"/>
            <wp:docPr id="4" name="Picture 4" descr="C:\Users\CAAS\Desktop\ScreenHunter_08 Nov. 16 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08 Nov. 16 23.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9205" cy="1949450"/>
                    </a:xfrm>
                    <a:prstGeom prst="rect">
                      <a:avLst/>
                    </a:prstGeom>
                    <a:noFill/>
                    <a:ln>
                      <a:noFill/>
                    </a:ln>
                  </pic:spPr>
                </pic:pic>
              </a:graphicData>
            </a:graphic>
          </wp:inline>
        </w:drawing>
      </w:r>
    </w:p>
    <w:p w:rsidR="009A0021" w:rsidRDefault="005F48DF" w:rsidP="00285220">
      <w:pPr>
        <w:pStyle w:val="Heading3"/>
        <w:jc w:val="center"/>
      </w:pPr>
      <w:bookmarkStart w:id="82" w:name="_Toc336514080"/>
      <w:bookmarkStart w:id="83" w:name="_Toc340864872"/>
      <w:r>
        <w:t>Figure 1</w:t>
      </w:r>
      <w:r w:rsidR="0099247A">
        <w:t>8</w:t>
      </w:r>
      <w:r w:rsidR="009C5DE0">
        <w:t>: Display Items</w:t>
      </w:r>
      <w:bookmarkEnd w:id="82"/>
      <w:bookmarkEnd w:id="83"/>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84" w:name="_Toc340864873"/>
      <w:r w:rsidRPr="00272081">
        <w:rPr>
          <w:b w:val="0"/>
        </w:rPr>
        <w:t>Label Attributes</w:t>
      </w:r>
      <w:bookmarkEnd w:id="84"/>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0F7455" w:rsidP="001D5D74">
      <w:pPr>
        <w:pStyle w:val="Heading3"/>
        <w:jc w:val="center"/>
      </w:pPr>
      <w:bookmarkStart w:id="85" w:name="_Toc339806423"/>
      <w:bookmarkStart w:id="86" w:name="_Toc340864874"/>
      <w:r w:rsidRPr="00770D73">
        <w:rPr>
          <w:rStyle w:val="SubtleEmphasis"/>
          <w:noProof/>
        </w:rPr>
        <w:lastRenderedPageBreak/>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30"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bookmarkEnd w:id="85"/>
      <w:bookmarkEnd w:id="86"/>
    </w:p>
    <w:p w:rsidR="00870C75" w:rsidRPr="00A60434" w:rsidRDefault="005F48DF" w:rsidP="00A60434">
      <w:pPr>
        <w:pStyle w:val="Heading3"/>
        <w:jc w:val="center"/>
      </w:pPr>
      <w:bookmarkStart w:id="87" w:name="_Toc336514081"/>
      <w:bookmarkStart w:id="88" w:name="_Toc340864875"/>
      <w:r>
        <w:t>Figure 1</w:t>
      </w:r>
      <w:r w:rsidR="0099247A">
        <w:t>9</w:t>
      </w:r>
      <w:r w:rsidR="000F7455">
        <w:t>: Label Attributes Picker</w:t>
      </w:r>
      <w:bookmarkEnd w:id="87"/>
      <w:bookmarkEnd w:id="88"/>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89" w:name="_Toc340864876"/>
      <w:r>
        <w:t>Choosing Category to Process</w:t>
      </w:r>
      <w:bookmarkEnd w:id="89"/>
    </w:p>
    <w:p w:rsidR="00577E5B" w:rsidRDefault="00577E5B" w:rsidP="00A60434"/>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31"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99247A" w:rsidP="00AC47BC">
      <w:pPr>
        <w:pStyle w:val="Heading3"/>
        <w:jc w:val="center"/>
      </w:pPr>
      <w:bookmarkStart w:id="90" w:name="_Toc336514082"/>
      <w:bookmarkStart w:id="91" w:name="_Toc340864877"/>
      <w:bookmarkStart w:id="92" w:name="_Toc334523368"/>
      <w:r>
        <w:t>Figure 20</w:t>
      </w:r>
      <w:r w:rsidR="000178C9">
        <w:t>: Category decoder selector</w:t>
      </w:r>
      <w:bookmarkEnd w:id="90"/>
      <w:bookmarkEnd w:id="91"/>
    </w:p>
    <w:p w:rsidR="00AC47BC" w:rsidRPr="00AC47BC" w:rsidRDefault="00AC47BC" w:rsidP="00AC47BC"/>
    <w:p w:rsidR="00AC47BC" w:rsidRDefault="00AC47BC" w:rsidP="00AC47BC">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97023F" w:rsidRDefault="0097023F" w:rsidP="000C4CD0">
      <w:pPr>
        <w:pStyle w:val="Heading1"/>
        <w:jc w:val="center"/>
      </w:pPr>
    </w:p>
    <w:p w:rsidR="005E4F22" w:rsidRPr="0097023F" w:rsidRDefault="0097023F" w:rsidP="0097023F">
      <w:pPr>
        <w:rPr>
          <w:rFonts w:asciiTheme="majorHAnsi" w:eastAsiaTheme="majorEastAsia" w:hAnsiTheme="majorHAnsi" w:cstheme="majorBidi"/>
          <w:color w:val="365F91" w:themeColor="accent1" w:themeShade="BF"/>
          <w:sz w:val="28"/>
          <w:szCs w:val="28"/>
        </w:rPr>
      </w:pPr>
      <w:r>
        <w:br w:type="page"/>
      </w:r>
    </w:p>
    <w:p w:rsidR="000C4CD0" w:rsidRDefault="000C4CD0" w:rsidP="000C4CD0">
      <w:pPr>
        <w:pStyle w:val="Heading1"/>
        <w:jc w:val="center"/>
      </w:pPr>
      <w:bookmarkStart w:id="93" w:name="_Toc340864878"/>
      <w:r>
        <w:lastRenderedPageBreak/>
        <w:t>ASTERIX Recording</w:t>
      </w:r>
      <w:r w:rsidR="005E4F22">
        <w:t xml:space="preserve"> &amp; Forwarding</w:t>
      </w:r>
      <w:bookmarkEnd w:id="93"/>
    </w:p>
    <w:p w:rsidR="000C4CD0" w:rsidRPr="000C4CD0" w:rsidRDefault="000C4CD0" w:rsidP="000C4CD0"/>
    <w:p w:rsidR="000C4CD0" w:rsidRDefault="000B4F36" w:rsidP="00AC3693">
      <w:pPr>
        <w:jc w:val="center"/>
      </w:pPr>
      <w:r>
        <w:rPr>
          <w:noProof/>
        </w:rPr>
        <w:drawing>
          <wp:inline distT="0" distB="0" distL="0" distR="0">
            <wp:extent cx="6899335" cy="2803585"/>
            <wp:effectExtent l="19050" t="0" r="0" b="0"/>
            <wp:docPr id="31" name="Picture 10" descr="C:\Users\bhdca\Desktop\Figu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Figure 21.jpg"/>
                    <pic:cNvPicPr>
                      <a:picLocks noChangeAspect="1" noChangeArrowheads="1"/>
                    </pic:cNvPicPr>
                  </pic:nvPicPr>
                  <pic:blipFill>
                    <a:blip r:embed="rId32" cstate="print"/>
                    <a:srcRect/>
                    <a:stretch>
                      <a:fillRect/>
                    </a:stretch>
                  </pic:blipFill>
                  <pic:spPr bwMode="auto">
                    <a:xfrm>
                      <a:off x="0" y="0"/>
                      <a:ext cx="6899187" cy="2803525"/>
                    </a:xfrm>
                    <a:prstGeom prst="rect">
                      <a:avLst/>
                    </a:prstGeom>
                    <a:noFill/>
                    <a:ln w="9525">
                      <a:noFill/>
                      <a:miter lim="800000"/>
                      <a:headEnd/>
                      <a:tailEnd/>
                    </a:ln>
                  </pic:spPr>
                </pic:pic>
              </a:graphicData>
            </a:graphic>
          </wp:inline>
        </w:drawing>
      </w:r>
    </w:p>
    <w:p w:rsidR="000C4CD0" w:rsidRDefault="0099247A" w:rsidP="004319B9">
      <w:pPr>
        <w:pStyle w:val="Heading3"/>
        <w:jc w:val="center"/>
      </w:pPr>
      <w:bookmarkStart w:id="94" w:name="_Toc340864879"/>
      <w:r>
        <w:t>Figure 21</w:t>
      </w:r>
      <w:r w:rsidR="004319B9">
        <w:t>: Data Recording and Forwarding</w:t>
      </w:r>
      <w:bookmarkEnd w:id="94"/>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3"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95" w:name="_Toc340864880"/>
      <w:r>
        <w:t xml:space="preserve">ASTERIX </w:t>
      </w:r>
      <w:r w:rsidR="00A22BBE">
        <w:t>Replay</w:t>
      </w:r>
      <w:bookmarkEnd w:id="95"/>
    </w:p>
    <w:p w:rsidR="00427DCA" w:rsidRDefault="00427DCA" w:rsidP="00427DCA"/>
    <w:p w:rsidR="005D0A15" w:rsidRDefault="005D0A15" w:rsidP="005D0A15">
      <w:pPr>
        <w:jc w:val="center"/>
      </w:pPr>
      <w:r>
        <w:rPr>
          <w:noProof/>
        </w:rPr>
        <w:drawing>
          <wp:inline distT="0" distB="0" distL="0" distR="0">
            <wp:extent cx="3597275" cy="2993390"/>
            <wp:effectExtent l="19050" t="0" r="3175" b="0"/>
            <wp:docPr id="33" name="Picture 12" descr="C:\Users\bhdca\Desktop\Figu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dca\Desktop\Figure 22.jpg"/>
                    <pic:cNvPicPr>
                      <a:picLocks noChangeAspect="1" noChangeArrowheads="1"/>
                    </pic:cNvPicPr>
                  </pic:nvPicPr>
                  <pic:blipFill>
                    <a:blip r:embed="rId34" cstate="print"/>
                    <a:srcRect/>
                    <a:stretch>
                      <a:fillRect/>
                    </a:stretch>
                  </pic:blipFill>
                  <pic:spPr bwMode="auto">
                    <a:xfrm>
                      <a:off x="0" y="0"/>
                      <a:ext cx="3597275" cy="299339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96" w:name="_Toc340864881"/>
      <w:r>
        <w:t>Figure 22</w:t>
      </w:r>
      <w:r w:rsidR="005D0A15">
        <w:t>: ASTERIX Replay</w:t>
      </w:r>
      <w:bookmarkEnd w:id="96"/>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A1433D" w:rsidRDefault="00A1433D">
      <w:pPr>
        <w:rPr>
          <w:rFonts w:asciiTheme="majorHAnsi" w:eastAsiaTheme="majorEastAsia" w:hAnsiTheme="majorHAnsi" w:cstheme="majorBidi"/>
          <w:b/>
          <w:bCs/>
          <w:color w:val="365F91" w:themeColor="accent1" w:themeShade="BF"/>
          <w:sz w:val="28"/>
          <w:szCs w:val="28"/>
        </w:rPr>
      </w:pPr>
      <w:r>
        <w:br w:type="page"/>
      </w:r>
    </w:p>
    <w:p w:rsidR="00A1433D" w:rsidRDefault="00A1433D" w:rsidP="0035674D">
      <w:pPr>
        <w:pStyle w:val="Heading1"/>
        <w:jc w:val="center"/>
      </w:pPr>
    </w:p>
    <w:p w:rsidR="00427DCA" w:rsidRDefault="00226232" w:rsidP="0035674D">
      <w:pPr>
        <w:pStyle w:val="Heading1"/>
        <w:jc w:val="center"/>
      </w:pPr>
      <w:bookmarkStart w:id="97" w:name="_Toc340864882"/>
      <w:r>
        <w:t>“Replay” to “Raw”</w:t>
      </w:r>
      <w:bookmarkEnd w:id="97"/>
      <w:r>
        <w:t xml:space="preserve"> </w:t>
      </w:r>
    </w:p>
    <w:p w:rsidR="00226232" w:rsidRDefault="00226232" w:rsidP="00226232"/>
    <w:p w:rsidR="00EB4DE1" w:rsidRDefault="00EB4DE1" w:rsidP="00EB4DE1">
      <w:pPr>
        <w:jc w:val="center"/>
      </w:pPr>
      <w:r>
        <w:rPr>
          <w:noProof/>
        </w:rPr>
        <w:drawing>
          <wp:inline distT="0" distB="0" distL="0" distR="0">
            <wp:extent cx="3709670" cy="1155700"/>
            <wp:effectExtent l="19050" t="0" r="5080" b="0"/>
            <wp:docPr id="34" name="Picture 13" descr="C:\Users\bhdca\Desktop\Figur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dca\Desktop\Figure 23.jpg"/>
                    <pic:cNvPicPr>
                      <a:picLocks noChangeAspect="1" noChangeArrowheads="1"/>
                    </pic:cNvPicPr>
                  </pic:nvPicPr>
                  <pic:blipFill>
                    <a:blip r:embed="rId35" cstate="print"/>
                    <a:srcRect/>
                    <a:stretch>
                      <a:fillRect/>
                    </a:stretch>
                  </pic:blipFill>
                  <pic:spPr bwMode="auto">
                    <a:xfrm>
                      <a:off x="0" y="0"/>
                      <a:ext cx="3709670" cy="115570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98" w:name="_Toc340864883"/>
      <w:r>
        <w:t>Figure 23</w:t>
      </w:r>
      <w:r w:rsidR="00EB4DE1">
        <w:t>: Replay to Raw format</w:t>
      </w:r>
      <w:bookmarkEnd w:id="98"/>
    </w:p>
    <w:p w:rsidR="0099247A" w:rsidRDefault="0099247A" w:rsidP="0099247A">
      <w:pPr>
        <w:jc w:val="center"/>
      </w:pPr>
    </w:p>
    <w:p w:rsidR="00427DCA" w:rsidRDefault="00226232" w:rsidP="00103907">
      <w:r>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916029" w:rsidRDefault="00916029">
      <w:pPr>
        <w:rPr>
          <w:rFonts w:asciiTheme="majorHAnsi" w:eastAsiaTheme="majorEastAsia" w:hAnsiTheme="majorHAnsi" w:cstheme="majorBidi"/>
          <w:b/>
          <w:bCs/>
          <w:color w:val="365F91" w:themeColor="accent1" w:themeShade="BF"/>
          <w:sz w:val="28"/>
          <w:szCs w:val="28"/>
        </w:rPr>
      </w:pPr>
      <w:r>
        <w:br w:type="page"/>
      </w:r>
    </w:p>
    <w:p w:rsidR="00916029" w:rsidRDefault="00916029" w:rsidP="00EE7644">
      <w:pPr>
        <w:pStyle w:val="Heading1"/>
        <w:jc w:val="center"/>
      </w:pPr>
    </w:p>
    <w:p w:rsidR="00EE7644" w:rsidRDefault="00EE7644" w:rsidP="00EE7644">
      <w:pPr>
        <w:pStyle w:val="Heading1"/>
        <w:jc w:val="center"/>
      </w:pPr>
      <w:bookmarkStart w:id="99" w:name="_Toc340864884"/>
      <w:r>
        <w:t xml:space="preserve">System </w:t>
      </w:r>
      <w:r w:rsidR="00946BE0">
        <w:t xml:space="preserve">Configuration and </w:t>
      </w:r>
      <w:r>
        <w:t>Status</w:t>
      </w:r>
      <w:bookmarkEnd w:id="99"/>
    </w:p>
    <w:p w:rsidR="00EE7644" w:rsidRDefault="00EE7644" w:rsidP="00EE7644"/>
    <w:p w:rsidR="00EE7644" w:rsidRPr="00EE7644" w:rsidRDefault="00916029" w:rsidP="00916029">
      <w:pPr>
        <w:jc w:val="center"/>
      </w:pPr>
      <w:r>
        <w:rPr>
          <w:noProof/>
        </w:rPr>
        <w:drawing>
          <wp:inline distT="0" distB="0" distL="0" distR="0">
            <wp:extent cx="6452870" cy="2933065"/>
            <wp:effectExtent l="0" t="0" r="0" b="0"/>
            <wp:docPr id="23" name="Picture 23"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Desktop.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52870" cy="293306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00" w:name="_Toc340864885"/>
      <w:r>
        <w:t>Figure 24: Three screen shoots of System Status Display (GO, History and Data Loss)</w:t>
      </w:r>
      <w:bookmarkEnd w:id="100"/>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bookmarkStart w:id="101" w:name="_GoBack"/>
      <w:bookmarkEnd w:id="101"/>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bookmarkStart w:id="102" w:name="_Toc340864886"/>
      <w:r>
        <w:br w:type="page"/>
      </w:r>
    </w:p>
    <w:p w:rsidR="007A2595" w:rsidRDefault="007A2595" w:rsidP="0035674D">
      <w:pPr>
        <w:pStyle w:val="Heading1"/>
        <w:jc w:val="center"/>
      </w:pPr>
      <w:r>
        <w:lastRenderedPageBreak/>
        <w:t>Miscellaneous Settings</w:t>
      </w:r>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7A2595" w:rsidP="007A2595">
      <w:pPr>
        <w:jc w:val="center"/>
      </w:pPr>
      <w:r>
        <w:rPr>
          <w:noProof/>
        </w:rPr>
        <w:drawing>
          <wp:inline distT="0" distB="0" distL="0" distR="0" wp14:anchorId="6F09F16E" wp14:editId="6B7FE8CB">
            <wp:extent cx="2596515" cy="948690"/>
            <wp:effectExtent l="0" t="0" r="0" b="0"/>
            <wp:docPr id="9" name="Picture 9" descr="C:\Users\CAAS\Desktop\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Misc Setting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6515" cy="948690"/>
                    </a:xfrm>
                    <a:prstGeom prst="rect">
                      <a:avLst/>
                    </a:prstGeom>
                    <a:noFill/>
                    <a:ln>
                      <a:noFill/>
                    </a:ln>
                  </pic:spPr>
                </pic:pic>
              </a:graphicData>
            </a:graphic>
          </wp:inline>
        </w:drawing>
      </w:r>
    </w:p>
    <w:p w:rsidR="007A2595" w:rsidRDefault="007A2595" w:rsidP="007A2595">
      <w:pPr>
        <w:pStyle w:val="Heading3"/>
        <w:jc w:val="center"/>
      </w:pPr>
      <w:r>
        <w:t>Figure 25: Miscellaneous Settings</w:t>
      </w:r>
    </w:p>
    <w:p w:rsidR="00C504D9" w:rsidRDefault="007A2595" w:rsidP="0035674D">
      <w:pPr>
        <w:pStyle w:val="Heading1"/>
        <w:jc w:val="center"/>
      </w:pPr>
      <w:r>
        <w:t>I</w:t>
      </w:r>
      <w:r w:rsidR="00C504D9">
        <w:t>mplemented Decoders (so far)</w:t>
      </w:r>
      <w:bookmarkEnd w:id="102"/>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92"/>
    </w:p>
    <w:p w:rsidR="00E65400" w:rsidRDefault="00E65400" w:rsidP="006C4ECD">
      <w:pPr>
        <w:spacing w:after="0"/>
      </w:pPr>
    </w:p>
    <w:p w:rsidR="00E65400" w:rsidRDefault="00E65400" w:rsidP="00F666E0"/>
    <w:p w:rsidR="006F67E6" w:rsidRDefault="006F67E6" w:rsidP="00F666E0"/>
    <w:sectPr w:rsidR="006F67E6" w:rsidSect="00747F35">
      <w:headerReference w:type="default" r:id="rId38"/>
      <w:footerReference w:type="default" r:id="rId39"/>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F32" w:rsidRDefault="00AC1F32" w:rsidP="00AD54C9">
      <w:pPr>
        <w:spacing w:after="0" w:line="240" w:lineRule="auto"/>
      </w:pPr>
      <w:r>
        <w:separator/>
      </w:r>
    </w:p>
  </w:endnote>
  <w:endnote w:type="continuationSeparator" w:id="0">
    <w:p w:rsidR="00AC1F32" w:rsidRDefault="00AC1F32"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6D516C" w:rsidRDefault="006D516C">
            <w:pPr>
              <w:pStyle w:val="Footer"/>
            </w:pPr>
            <w:r>
              <w:t xml:space="preserve">Page </w:t>
            </w:r>
            <w:r w:rsidR="00386980">
              <w:rPr>
                <w:b/>
                <w:sz w:val="24"/>
                <w:szCs w:val="24"/>
              </w:rPr>
              <w:fldChar w:fldCharType="begin"/>
            </w:r>
            <w:r>
              <w:rPr>
                <w:b/>
              </w:rPr>
              <w:instrText xml:space="preserve"> PAGE </w:instrText>
            </w:r>
            <w:r w:rsidR="00386980">
              <w:rPr>
                <w:b/>
                <w:sz w:val="24"/>
                <w:szCs w:val="24"/>
              </w:rPr>
              <w:fldChar w:fldCharType="separate"/>
            </w:r>
            <w:r w:rsidR="00397362">
              <w:rPr>
                <w:b/>
                <w:noProof/>
              </w:rPr>
              <w:t>31</w:t>
            </w:r>
            <w:r w:rsidR="00386980">
              <w:rPr>
                <w:b/>
                <w:sz w:val="24"/>
                <w:szCs w:val="24"/>
              </w:rPr>
              <w:fldChar w:fldCharType="end"/>
            </w:r>
            <w:r>
              <w:t xml:space="preserve"> of </w:t>
            </w:r>
            <w:r w:rsidR="00386980">
              <w:rPr>
                <w:b/>
                <w:sz w:val="24"/>
                <w:szCs w:val="24"/>
              </w:rPr>
              <w:fldChar w:fldCharType="begin"/>
            </w:r>
            <w:r>
              <w:rPr>
                <w:b/>
              </w:rPr>
              <w:instrText xml:space="preserve"> NUMPAGES  </w:instrText>
            </w:r>
            <w:r w:rsidR="00386980">
              <w:rPr>
                <w:b/>
                <w:sz w:val="24"/>
                <w:szCs w:val="24"/>
              </w:rPr>
              <w:fldChar w:fldCharType="separate"/>
            </w:r>
            <w:r w:rsidR="00397362">
              <w:rPr>
                <w:b/>
                <w:noProof/>
              </w:rPr>
              <w:t>33</w:t>
            </w:r>
            <w:r w:rsidR="00386980">
              <w:rPr>
                <w:b/>
                <w:sz w:val="24"/>
                <w:szCs w:val="24"/>
              </w:rPr>
              <w:fldChar w:fldCharType="end"/>
            </w:r>
          </w:p>
        </w:sdtContent>
      </w:sdt>
    </w:sdtContent>
  </w:sdt>
  <w:p w:rsidR="006D516C" w:rsidRDefault="006D51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F32" w:rsidRDefault="00AC1F32" w:rsidP="00AD54C9">
      <w:pPr>
        <w:spacing w:after="0" w:line="240" w:lineRule="auto"/>
      </w:pPr>
      <w:r>
        <w:separator/>
      </w:r>
    </w:p>
  </w:footnote>
  <w:footnote w:type="continuationSeparator" w:id="0">
    <w:p w:rsidR="00AC1F32" w:rsidRDefault="00AC1F32"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6D516C">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6D516C" w:rsidRDefault="006D516C">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6D516C" w:rsidRDefault="006D516C"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6D516C" w:rsidRDefault="00F855F5">
          <w:pPr>
            <w:pStyle w:val="Header"/>
            <w:rPr>
              <w:b/>
            </w:rPr>
          </w:pPr>
          <w:r>
            <w:fldChar w:fldCharType="begin"/>
          </w:r>
          <w:r>
            <w:instrText xml:space="preserve"> PAGE   \* MERGEFORMAT </w:instrText>
          </w:r>
          <w:r>
            <w:rPr>
              <w:lang w:bidi="ar-SA"/>
            </w:rPr>
            <w:fldChar w:fldCharType="separate"/>
          </w:r>
          <w:r w:rsidR="00397362">
            <w:rPr>
              <w:noProof/>
            </w:rPr>
            <w:t>31</w:t>
          </w:r>
          <w:r>
            <w:rPr>
              <w:noProof/>
            </w:rPr>
            <w:fldChar w:fldCharType="end"/>
          </w:r>
        </w:p>
      </w:tc>
    </w:tr>
  </w:tbl>
  <w:p w:rsidR="006D516C" w:rsidRDefault="006D51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0"/>
  </w:num>
  <w:num w:numId="4">
    <w:abstractNumId w:val="21"/>
  </w:num>
  <w:num w:numId="5">
    <w:abstractNumId w:val="4"/>
  </w:num>
  <w:num w:numId="6">
    <w:abstractNumId w:val="16"/>
  </w:num>
  <w:num w:numId="7">
    <w:abstractNumId w:val="6"/>
  </w:num>
  <w:num w:numId="8">
    <w:abstractNumId w:val="22"/>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3"/>
  </w:num>
  <w:num w:numId="16">
    <w:abstractNumId w:val="18"/>
  </w:num>
  <w:num w:numId="17">
    <w:abstractNumId w:val="8"/>
  </w:num>
  <w:num w:numId="18">
    <w:abstractNumId w:val="13"/>
  </w:num>
  <w:num w:numId="19">
    <w:abstractNumId w:val="0"/>
  </w:num>
  <w:num w:numId="20">
    <w:abstractNumId w:val="3"/>
  </w:num>
  <w:num w:numId="21">
    <w:abstractNumId w:val="15"/>
  </w:num>
  <w:num w:numId="22">
    <w:abstractNumId w:val="14"/>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62566"/>
    <w:rsid w:val="00065BC6"/>
    <w:rsid w:val="00066206"/>
    <w:rsid w:val="000714B9"/>
    <w:rsid w:val="00075549"/>
    <w:rsid w:val="000773EF"/>
    <w:rsid w:val="0007781C"/>
    <w:rsid w:val="00085CAC"/>
    <w:rsid w:val="00086A08"/>
    <w:rsid w:val="00092B47"/>
    <w:rsid w:val="00092E05"/>
    <w:rsid w:val="000949D6"/>
    <w:rsid w:val="0009523B"/>
    <w:rsid w:val="000A5FA4"/>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43977"/>
    <w:rsid w:val="001456A8"/>
    <w:rsid w:val="00147892"/>
    <w:rsid w:val="00154B86"/>
    <w:rsid w:val="001561CB"/>
    <w:rsid w:val="00162949"/>
    <w:rsid w:val="00163835"/>
    <w:rsid w:val="00163F57"/>
    <w:rsid w:val="00172245"/>
    <w:rsid w:val="001A1D5D"/>
    <w:rsid w:val="001C20A9"/>
    <w:rsid w:val="001D1DAD"/>
    <w:rsid w:val="001D5D74"/>
    <w:rsid w:val="001E4201"/>
    <w:rsid w:val="001E7E98"/>
    <w:rsid w:val="001F4871"/>
    <w:rsid w:val="001F737E"/>
    <w:rsid w:val="0020463B"/>
    <w:rsid w:val="002047E6"/>
    <w:rsid w:val="002143D0"/>
    <w:rsid w:val="002150C9"/>
    <w:rsid w:val="00217373"/>
    <w:rsid w:val="00217A2E"/>
    <w:rsid w:val="00220336"/>
    <w:rsid w:val="002208FC"/>
    <w:rsid w:val="00222B85"/>
    <w:rsid w:val="00226232"/>
    <w:rsid w:val="002358B5"/>
    <w:rsid w:val="002449BF"/>
    <w:rsid w:val="0024660A"/>
    <w:rsid w:val="00252C61"/>
    <w:rsid w:val="00262BC1"/>
    <w:rsid w:val="002715E1"/>
    <w:rsid w:val="00272081"/>
    <w:rsid w:val="00280EC5"/>
    <w:rsid w:val="002849F4"/>
    <w:rsid w:val="00284AD4"/>
    <w:rsid w:val="00285220"/>
    <w:rsid w:val="002866FB"/>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66AF"/>
    <w:rsid w:val="003171A9"/>
    <w:rsid w:val="00321713"/>
    <w:rsid w:val="00321C60"/>
    <w:rsid w:val="00327926"/>
    <w:rsid w:val="00330D48"/>
    <w:rsid w:val="00331647"/>
    <w:rsid w:val="00331C91"/>
    <w:rsid w:val="003405F4"/>
    <w:rsid w:val="003464A4"/>
    <w:rsid w:val="00352653"/>
    <w:rsid w:val="0035323E"/>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F0BE4"/>
    <w:rsid w:val="003F3A4C"/>
    <w:rsid w:val="003F5541"/>
    <w:rsid w:val="00415086"/>
    <w:rsid w:val="00415B74"/>
    <w:rsid w:val="0042275C"/>
    <w:rsid w:val="00427DCA"/>
    <w:rsid w:val="004319B9"/>
    <w:rsid w:val="004378A1"/>
    <w:rsid w:val="00452CBD"/>
    <w:rsid w:val="00454CCB"/>
    <w:rsid w:val="00462FA9"/>
    <w:rsid w:val="00462FE4"/>
    <w:rsid w:val="00463480"/>
    <w:rsid w:val="0046488B"/>
    <w:rsid w:val="0047088C"/>
    <w:rsid w:val="004724C0"/>
    <w:rsid w:val="0047542C"/>
    <w:rsid w:val="00475FA7"/>
    <w:rsid w:val="0048073E"/>
    <w:rsid w:val="0048690F"/>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394C"/>
    <w:rsid w:val="005655A2"/>
    <w:rsid w:val="00567AE7"/>
    <w:rsid w:val="005705D5"/>
    <w:rsid w:val="0057127D"/>
    <w:rsid w:val="005725F1"/>
    <w:rsid w:val="005748D0"/>
    <w:rsid w:val="00577E5B"/>
    <w:rsid w:val="0058033F"/>
    <w:rsid w:val="005811AF"/>
    <w:rsid w:val="00592CF7"/>
    <w:rsid w:val="00593A52"/>
    <w:rsid w:val="005943A5"/>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77DA"/>
    <w:rsid w:val="006118E6"/>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52A7"/>
    <w:rsid w:val="006863AB"/>
    <w:rsid w:val="00687980"/>
    <w:rsid w:val="0069150B"/>
    <w:rsid w:val="0069176F"/>
    <w:rsid w:val="00695A7B"/>
    <w:rsid w:val="0069791D"/>
    <w:rsid w:val="006A4B8E"/>
    <w:rsid w:val="006B210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1DB0"/>
    <w:rsid w:val="007141FD"/>
    <w:rsid w:val="00717D5E"/>
    <w:rsid w:val="00722267"/>
    <w:rsid w:val="00726791"/>
    <w:rsid w:val="007328E0"/>
    <w:rsid w:val="00747099"/>
    <w:rsid w:val="00747F35"/>
    <w:rsid w:val="007516E5"/>
    <w:rsid w:val="00761B82"/>
    <w:rsid w:val="0076233C"/>
    <w:rsid w:val="007626A6"/>
    <w:rsid w:val="00770A9A"/>
    <w:rsid w:val="00770D73"/>
    <w:rsid w:val="0078009E"/>
    <w:rsid w:val="00784D84"/>
    <w:rsid w:val="00795FA0"/>
    <w:rsid w:val="00796B12"/>
    <w:rsid w:val="007A2595"/>
    <w:rsid w:val="007A332B"/>
    <w:rsid w:val="007A3603"/>
    <w:rsid w:val="007A519C"/>
    <w:rsid w:val="007B053F"/>
    <w:rsid w:val="007C1704"/>
    <w:rsid w:val="007C3E4E"/>
    <w:rsid w:val="007C47E0"/>
    <w:rsid w:val="007C4953"/>
    <w:rsid w:val="007C7D07"/>
    <w:rsid w:val="007D2B26"/>
    <w:rsid w:val="007E38CD"/>
    <w:rsid w:val="007F1D24"/>
    <w:rsid w:val="007F3689"/>
    <w:rsid w:val="007F460F"/>
    <w:rsid w:val="0081008A"/>
    <w:rsid w:val="00810529"/>
    <w:rsid w:val="00813BBB"/>
    <w:rsid w:val="008250F8"/>
    <w:rsid w:val="00832012"/>
    <w:rsid w:val="00845784"/>
    <w:rsid w:val="00847C2F"/>
    <w:rsid w:val="008527AA"/>
    <w:rsid w:val="0086476F"/>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57DA"/>
    <w:rsid w:val="008E5C7B"/>
    <w:rsid w:val="008F16CE"/>
    <w:rsid w:val="008F3A0A"/>
    <w:rsid w:val="008F3C56"/>
    <w:rsid w:val="00904187"/>
    <w:rsid w:val="00912F9E"/>
    <w:rsid w:val="0091325D"/>
    <w:rsid w:val="00913D1C"/>
    <w:rsid w:val="009152A2"/>
    <w:rsid w:val="00916029"/>
    <w:rsid w:val="00926190"/>
    <w:rsid w:val="009261C7"/>
    <w:rsid w:val="009262F4"/>
    <w:rsid w:val="00941028"/>
    <w:rsid w:val="00943F2F"/>
    <w:rsid w:val="009444F7"/>
    <w:rsid w:val="00946BE0"/>
    <w:rsid w:val="0095177C"/>
    <w:rsid w:val="00963126"/>
    <w:rsid w:val="0097023F"/>
    <w:rsid w:val="009737C5"/>
    <w:rsid w:val="009776A7"/>
    <w:rsid w:val="00981A4E"/>
    <w:rsid w:val="009836CA"/>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6E68"/>
    <w:rsid w:val="00A572B9"/>
    <w:rsid w:val="00A60434"/>
    <w:rsid w:val="00A6064C"/>
    <w:rsid w:val="00A609DC"/>
    <w:rsid w:val="00A77D91"/>
    <w:rsid w:val="00A8513F"/>
    <w:rsid w:val="00A93913"/>
    <w:rsid w:val="00AA2AA6"/>
    <w:rsid w:val="00AA562D"/>
    <w:rsid w:val="00AB0697"/>
    <w:rsid w:val="00AB47B8"/>
    <w:rsid w:val="00AB6E88"/>
    <w:rsid w:val="00AC0E18"/>
    <w:rsid w:val="00AC1F32"/>
    <w:rsid w:val="00AC3693"/>
    <w:rsid w:val="00AC3761"/>
    <w:rsid w:val="00AC47BC"/>
    <w:rsid w:val="00AC5A7F"/>
    <w:rsid w:val="00AC6033"/>
    <w:rsid w:val="00AD054F"/>
    <w:rsid w:val="00AD54C9"/>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41CF"/>
    <w:rsid w:val="00BA7526"/>
    <w:rsid w:val="00BB5A4F"/>
    <w:rsid w:val="00BB77F5"/>
    <w:rsid w:val="00BC297A"/>
    <w:rsid w:val="00BC7B22"/>
    <w:rsid w:val="00BD3415"/>
    <w:rsid w:val="00BD5EF0"/>
    <w:rsid w:val="00BE34BE"/>
    <w:rsid w:val="00BE4C20"/>
    <w:rsid w:val="00BF6C80"/>
    <w:rsid w:val="00C0318E"/>
    <w:rsid w:val="00C03DE3"/>
    <w:rsid w:val="00C06342"/>
    <w:rsid w:val="00C07C9C"/>
    <w:rsid w:val="00C23B8F"/>
    <w:rsid w:val="00C3207F"/>
    <w:rsid w:val="00C35CDC"/>
    <w:rsid w:val="00C504D9"/>
    <w:rsid w:val="00C51147"/>
    <w:rsid w:val="00C53EED"/>
    <w:rsid w:val="00C567C6"/>
    <w:rsid w:val="00C57ED4"/>
    <w:rsid w:val="00C615DE"/>
    <w:rsid w:val="00C64E9D"/>
    <w:rsid w:val="00C75447"/>
    <w:rsid w:val="00C772BA"/>
    <w:rsid w:val="00C8251A"/>
    <w:rsid w:val="00C92E66"/>
    <w:rsid w:val="00C9493F"/>
    <w:rsid w:val="00C97478"/>
    <w:rsid w:val="00CB65B7"/>
    <w:rsid w:val="00CC5418"/>
    <w:rsid w:val="00CC7AA2"/>
    <w:rsid w:val="00CE57AD"/>
    <w:rsid w:val="00D021E6"/>
    <w:rsid w:val="00D113C5"/>
    <w:rsid w:val="00D12DA3"/>
    <w:rsid w:val="00D1504F"/>
    <w:rsid w:val="00D15CA0"/>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2CE8"/>
    <w:rsid w:val="00D8482D"/>
    <w:rsid w:val="00D86F10"/>
    <w:rsid w:val="00D905FF"/>
    <w:rsid w:val="00D962DB"/>
    <w:rsid w:val="00DA62EB"/>
    <w:rsid w:val="00DC3C58"/>
    <w:rsid w:val="00DC508D"/>
    <w:rsid w:val="00DD714A"/>
    <w:rsid w:val="00DE37D5"/>
    <w:rsid w:val="00DE642B"/>
    <w:rsid w:val="00DF02AD"/>
    <w:rsid w:val="00DF04EA"/>
    <w:rsid w:val="00DF103B"/>
    <w:rsid w:val="00DF4CD8"/>
    <w:rsid w:val="00E02922"/>
    <w:rsid w:val="00E05BE6"/>
    <w:rsid w:val="00E13C82"/>
    <w:rsid w:val="00E13CEE"/>
    <w:rsid w:val="00E27AD7"/>
    <w:rsid w:val="00E34CD6"/>
    <w:rsid w:val="00E46540"/>
    <w:rsid w:val="00E55088"/>
    <w:rsid w:val="00E64553"/>
    <w:rsid w:val="00E65400"/>
    <w:rsid w:val="00E65F68"/>
    <w:rsid w:val="00E71396"/>
    <w:rsid w:val="00E73AD8"/>
    <w:rsid w:val="00E754D9"/>
    <w:rsid w:val="00E7778D"/>
    <w:rsid w:val="00E82D45"/>
    <w:rsid w:val="00E839AC"/>
    <w:rsid w:val="00E83B31"/>
    <w:rsid w:val="00E91480"/>
    <w:rsid w:val="00E92989"/>
    <w:rsid w:val="00EA3DFA"/>
    <w:rsid w:val="00EA4871"/>
    <w:rsid w:val="00EA7126"/>
    <w:rsid w:val="00EA7211"/>
    <w:rsid w:val="00EB0A55"/>
    <w:rsid w:val="00EB4DE1"/>
    <w:rsid w:val="00ED4AF3"/>
    <w:rsid w:val="00EE139E"/>
    <w:rsid w:val="00EE2383"/>
    <w:rsid w:val="00EE531A"/>
    <w:rsid w:val="00EE7644"/>
    <w:rsid w:val="00EF5DA7"/>
    <w:rsid w:val="00EF6019"/>
    <w:rsid w:val="00F05DA5"/>
    <w:rsid w:val="00F16DEA"/>
    <w:rsid w:val="00F22639"/>
    <w:rsid w:val="00F24FDB"/>
    <w:rsid w:val="00F318C5"/>
    <w:rsid w:val="00F367C6"/>
    <w:rsid w:val="00F475BE"/>
    <w:rsid w:val="00F55588"/>
    <w:rsid w:val="00F5594E"/>
    <w:rsid w:val="00F6014A"/>
    <w:rsid w:val="00F60E0B"/>
    <w:rsid w:val="00F666E0"/>
    <w:rsid w:val="00F711FC"/>
    <w:rsid w:val="00F767D7"/>
    <w:rsid w:val="00F76B9C"/>
    <w:rsid w:val="00F84354"/>
    <w:rsid w:val="00F855F5"/>
    <w:rsid w:val="00F87361"/>
    <w:rsid w:val="00F87648"/>
    <w:rsid w:val="00F920F8"/>
    <w:rsid w:val="00F92869"/>
    <w:rsid w:val="00F92BE8"/>
    <w:rsid w:val="00F957B0"/>
    <w:rsid w:val="00FA202D"/>
    <w:rsid w:val="00FA7860"/>
    <w:rsid w:val="00FC00CB"/>
    <w:rsid w:val="00FC01D0"/>
    <w:rsid w:val="00FC4837"/>
    <w:rsid w:val="00FD485B"/>
    <w:rsid w:val="00FE3C3C"/>
    <w:rsid w:val="00FE6E46"/>
    <w:rsid w:val="00FF135E"/>
    <w:rsid w:val="00FF1A36"/>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ourceforge.net/projects/asterix/?source=directory"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7CB1C-4D3A-4136-9982-F5C47326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33</Pages>
  <Words>3533</Words>
  <Characters>20140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23626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49</cp:revision>
  <dcterms:created xsi:type="dcterms:W3CDTF">2012-11-09T08:52:00Z</dcterms:created>
  <dcterms:modified xsi:type="dcterms:W3CDTF">2012-11-17T11:31:00Z</dcterms:modified>
</cp:coreProperties>
</file>