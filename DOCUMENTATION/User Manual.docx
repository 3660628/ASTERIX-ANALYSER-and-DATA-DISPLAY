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2C5576">
        <w:rPr>
          <w:b/>
          <w:color w:val="4F81BD" w:themeColor="accent1"/>
          <w:sz w:val="56"/>
        </w:rPr>
        <w:t xml:space="preserve"> 2.7</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E97E78" w:rsidP="005811AF">
      <w:pPr>
        <w:spacing w:after="0"/>
        <w:jc w:val="center"/>
      </w:pPr>
      <w:hyperlink r:id="rId9" w:history="1">
        <w:r w:rsidR="005811AF" w:rsidRPr="00523F1B">
          <w:rPr>
            <w:rStyle w:val="Hyperlink"/>
          </w:rPr>
          <w:t>akapetanovic@gmail.com</w:t>
        </w:r>
      </w:hyperlink>
    </w:p>
    <w:p w:rsidR="007C47E0" w:rsidRDefault="00196CAB"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A25732">
        <w:rPr>
          <w:noProof/>
          <w:color w:val="4F81BD" w:themeColor="accent1"/>
        </w:rPr>
        <w:t>January 26, 2013</w:t>
      </w:r>
      <w:r>
        <w:rPr>
          <w:color w:val="4F81BD" w:themeColor="accent1"/>
        </w:rPr>
        <w:fldChar w:fldCharType="end"/>
      </w:r>
    </w:p>
    <w:p w:rsidR="00D53C38" w:rsidRDefault="00D53C38" w:rsidP="00D53C38">
      <w:pPr>
        <w:spacing w:after="0"/>
        <w:jc w:val="center"/>
      </w:pPr>
    </w:p>
    <w:p w:rsidR="005811AF" w:rsidRDefault="009E230E" w:rsidP="00267487">
      <w:pPr>
        <w:jc w:val="center"/>
      </w:pPr>
      <w:r>
        <w:rPr>
          <w:noProof/>
        </w:rPr>
        <w:drawing>
          <wp:inline distT="0" distB="0" distL="0" distR="0">
            <wp:extent cx="7168551" cy="4718649"/>
            <wp:effectExtent l="0" t="0" r="0" b="0"/>
            <wp:docPr id="9" name="Picture 9" descr="C:\Users\CAAS\Desktop\ScreenHunter_54 Dec. 23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54 Dec. 23 13.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8603" cy="4718683"/>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196CAB">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sidR="0060172D">
              <w:rPr>
                <w:noProof/>
                <w:webHidden/>
              </w:rPr>
              <w:fldChar w:fldCharType="begin"/>
            </w:r>
            <w:r w:rsidR="0060172D">
              <w:rPr>
                <w:noProof/>
                <w:webHidden/>
              </w:rPr>
              <w:instrText xml:space="preserve"> PAGEREF _Toc343846207 \h </w:instrText>
            </w:r>
            <w:r w:rsidR="0060172D">
              <w:rPr>
                <w:noProof/>
                <w:webHidden/>
              </w:rPr>
            </w:r>
            <w:r w:rsidR="0060172D">
              <w:rPr>
                <w:noProof/>
                <w:webHidden/>
              </w:rPr>
              <w:fldChar w:fldCharType="separate"/>
            </w:r>
            <w:r w:rsidR="00A25732">
              <w:rPr>
                <w:noProof/>
                <w:webHidden/>
              </w:rPr>
              <w:t>4</w:t>
            </w:r>
            <w:r w:rsidR="0060172D">
              <w:rPr>
                <w:noProof/>
                <w:webHidden/>
              </w:rPr>
              <w:fldChar w:fldCharType="end"/>
            </w:r>
          </w:hyperlink>
        </w:p>
        <w:p w:rsidR="0060172D" w:rsidRDefault="00E97E78">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sidR="0060172D">
              <w:rPr>
                <w:noProof/>
                <w:webHidden/>
              </w:rPr>
              <w:fldChar w:fldCharType="begin"/>
            </w:r>
            <w:r w:rsidR="0060172D">
              <w:rPr>
                <w:noProof/>
                <w:webHidden/>
              </w:rPr>
              <w:instrText xml:space="preserve"> PAGEREF _Toc343846208 \h </w:instrText>
            </w:r>
            <w:r w:rsidR="0060172D">
              <w:rPr>
                <w:noProof/>
                <w:webHidden/>
              </w:rPr>
            </w:r>
            <w:r w:rsidR="0060172D">
              <w:rPr>
                <w:noProof/>
                <w:webHidden/>
              </w:rPr>
              <w:fldChar w:fldCharType="separate"/>
            </w:r>
            <w:r w:rsidR="00A25732">
              <w:rPr>
                <w:noProof/>
                <w:webHidden/>
              </w:rPr>
              <w:t>5</w:t>
            </w:r>
            <w:r w:rsidR="0060172D">
              <w:rPr>
                <w:noProof/>
                <w:webHidden/>
              </w:rPr>
              <w:fldChar w:fldCharType="end"/>
            </w:r>
          </w:hyperlink>
        </w:p>
        <w:p w:rsidR="0060172D" w:rsidRDefault="00E97E78">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0172D">
              <w:rPr>
                <w:noProof/>
                <w:webHidden/>
              </w:rPr>
              <w:fldChar w:fldCharType="begin"/>
            </w:r>
            <w:r w:rsidR="0060172D">
              <w:rPr>
                <w:noProof/>
                <w:webHidden/>
              </w:rPr>
              <w:instrText xml:space="preserve"> PAGEREF _Toc343846209 \h </w:instrText>
            </w:r>
            <w:r w:rsidR="0060172D">
              <w:rPr>
                <w:noProof/>
                <w:webHidden/>
              </w:rPr>
            </w:r>
            <w:r w:rsidR="0060172D">
              <w:rPr>
                <w:noProof/>
                <w:webHidden/>
              </w:rPr>
              <w:fldChar w:fldCharType="separate"/>
            </w:r>
            <w:r w:rsidR="00A25732">
              <w:rPr>
                <w:noProof/>
                <w:webHidden/>
              </w:rPr>
              <w:t>5</w:t>
            </w:r>
            <w:r w:rsidR="0060172D">
              <w:rPr>
                <w:noProof/>
                <w:webHidden/>
              </w:rPr>
              <w:fldChar w:fldCharType="end"/>
            </w:r>
          </w:hyperlink>
        </w:p>
        <w:p w:rsidR="0060172D" w:rsidRDefault="00E97E78">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0172D">
              <w:rPr>
                <w:noProof/>
                <w:webHidden/>
              </w:rPr>
              <w:fldChar w:fldCharType="begin"/>
            </w:r>
            <w:r w:rsidR="0060172D">
              <w:rPr>
                <w:noProof/>
                <w:webHidden/>
              </w:rPr>
              <w:instrText xml:space="preserve"> PAGEREF _Toc343846210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E97E78">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0172D">
              <w:rPr>
                <w:noProof/>
                <w:webHidden/>
              </w:rPr>
              <w:fldChar w:fldCharType="begin"/>
            </w:r>
            <w:r w:rsidR="0060172D">
              <w:rPr>
                <w:noProof/>
                <w:webHidden/>
              </w:rPr>
              <w:instrText xml:space="preserve"> PAGEREF _Toc343846211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E97E78">
          <w:pPr>
            <w:pStyle w:val="TOC3"/>
            <w:tabs>
              <w:tab w:val="right" w:leader="dot" w:pos="10160"/>
            </w:tabs>
            <w:rPr>
              <w:noProof/>
            </w:rPr>
          </w:pPr>
          <w:hyperlink w:anchor="_Toc343846212" w:history="1">
            <w:r w:rsidR="0060172D">
              <w:rPr>
                <w:noProof/>
                <w:webHidden/>
              </w:rPr>
              <w:tab/>
            </w:r>
            <w:r w:rsidR="0060172D">
              <w:rPr>
                <w:noProof/>
                <w:webHidden/>
              </w:rPr>
              <w:fldChar w:fldCharType="begin"/>
            </w:r>
            <w:r w:rsidR="0060172D">
              <w:rPr>
                <w:noProof/>
                <w:webHidden/>
              </w:rPr>
              <w:instrText xml:space="preserve"> PAGEREF _Toc343846212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E97E78">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0172D">
              <w:rPr>
                <w:noProof/>
                <w:webHidden/>
              </w:rPr>
              <w:fldChar w:fldCharType="begin"/>
            </w:r>
            <w:r w:rsidR="0060172D">
              <w:rPr>
                <w:noProof/>
                <w:webHidden/>
              </w:rPr>
              <w:instrText xml:space="preserve"> PAGEREF _Toc343846213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E97E78">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0172D">
              <w:rPr>
                <w:noProof/>
                <w:webHidden/>
              </w:rPr>
              <w:fldChar w:fldCharType="begin"/>
            </w:r>
            <w:r w:rsidR="0060172D">
              <w:rPr>
                <w:noProof/>
                <w:webHidden/>
              </w:rPr>
              <w:instrText xml:space="preserve"> PAGEREF _Toc343846214 \h </w:instrText>
            </w:r>
            <w:r w:rsidR="0060172D">
              <w:rPr>
                <w:noProof/>
                <w:webHidden/>
              </w:rPr>
            </w:r>
            <w:r w:rsidR="0060172D">
              <w:rPr>
                <w:noProof/>
                <w:webHidden/>
              </w:rPr>
              <w:fldChar w:fldCharType="separate"/>
            </w:r>
            <w:r w:rsidR="00A25732">
              <w:rPr>
                <w:noProof/>
                <w:webHidden/>
              </w:rPr>
              <w:t>9</w:t>
            </w:r>
            <w:r w:rsidR="0060172D">
              <w:rPr>
                <w:noProof/>
                <w:webHidden/>
              </w:rPr>
              <w:fldChar w:fldCharType="end"/>
            </w:r>
          </w:hyperlink>
        </w:p>
        <w:p w:rsidR="0060172D" w:rsidRDefault="00E97E78">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0172D">
              <w:rPr>
                <w:noProof/>
                <w:webHidden/>
              </w:rPr>
              <w:fldChar w:fldCharType="begin"/>
            </w:r>
            <w:r w:rsidR="0060172D">
              <w:rPr>
                <w:noProof/>
                <w:webHidden/>
              </w:rPr>
              <w:instrText xml:space="preserve"> PAGEREF _Toc343846215 \h </w:instrText>
            </w:r>
            <w:r w:rsidR="0060172D">
              <w:rPr>
                <w:noProof/>
                <w:webHidden/>
              </w:rPr>
            </w:r>
            <w:r w:rsidR="0060172D">
              <w:rPr>
                <w:noProof/>
                <w:webHidden/>
              </w:rPr>
              <w:fldChar w:fldCharType="separate"/>
            </w:r>
            <w:r w:rsidR="00A25732">
              <w:rPr>
                <w:noProof/>
                <w:webHidden/>
              </w:rPr>
              <w:t>9</w:t>
            </w:r>
            <w:r w:rsidR="0060172D">
              <w:rPr>
                <w:noProof/>
                <w:webHidden/>
              </w:rPr>
              <w:fldChar w:fldCharType="end"/>
            </w:r>
          </w:hyperlink>
        </w:p>
        <w:p w:rsidR="0060172D" w:rsidRDefault="00E97E78">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0172D">
              <w:rPr>
                <w:noProof/>
                <w:webHidden/>
              </w:rPr>
              <w:fldChar w:fldCharType="begin"/>
            </w:r>
            <w:r w:rsidR="0060172D">
              <w:rPr>
                <w:noProof/>
                <w:webHidden/>
              </w:rPr>
              <w:instrText xml:space="preserve"> PAGEREF _Toc343846216 \h </w:instrText>
            </w:r>
            <w:r w:rsidR="0060172D">
              <w:rPr>
                <w:noProof/>
                <w:webHidden/>
              </w:rPr>
            </w:r>
            <w:r w:rsidR="0060172D">
              <w:rPr>
                <w:noProof/>
                <w:webHidden/>
              </w:rPr>
              <w:fldChar w:fldCharType="separate"/>
            </w:r>
            <w:r w:rsidR="00A25732">
              <w:rPr>
                <w:noProof/>
                <w:webHidden/>
              </w:rPr>
              <w:t>10</w:t>
            </w:r>
            <w:r w:rsidR="0060172D">
              <w:rPr>
                <w:noProof/>
                <w:webHidden/>
              </w:rPr>
              <w:fldChar w:fldCharType="end"/>
            </w:r>
          </w:hyperlink>
        </w:p>
        <w:p w:rsidR="0060172D" w:rsidRDefault="00E97E78">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0172D">
              <w:rPr>
                <w:noProof/>
                <w:webHidden/>
              </w:rPr>
              <w:fldChar w:fldCharType="begin"/>
            </w:r>
            <w:r w:rsidR="0060172D">
              <w:rPr>
                <w:noProof/>
                <w:webHidden/>
              </w:rPr>
              <w:instrText xml:space="preserve"> PAGEREF _Toc343846217 \h </w:instrText>
            </w:r>
            <w:r w:rsidR="0060172D">
              <w:rPr>
                <w:noProof/>
                <w:webHidden/>
              </w:rPr>
            </w:r>
            <w:r w:rsidR="0060172D">
              <w:rPr>
                <w:noProof/>
                <w:webHidden/>
              </w:rPr>
              <w:fldChar w:fldCharType="separate"/>
            </w:r>
            <w:r w:rsidR="00A25732">
              <w:rPr>
                <w:noProof/>
                <w:webHidden/>
              </w:rPr>
              <w:t>11</w:t>
            </w:r>
            <w:r w:rsidR="0060172D">
              <w:rPr>
                <w:noProof/>
                <w:webHidden/>
              </w:rPr>
              <w:fldChar w:fldCharType="end"/>
            </w:r>
          </w:hyperlink>
        </w:p>
        <w:p w:rsidR="0060172D" w:rsidRDefault="00E97E78">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0172D">
              <w:rPr>
                <w:noProof/>
                <w:webHidden/>
              </w:rPr>
              <w:fldChar w:fldCharType="begin"/>
            </w:r>
            <w:r w:rsidR="0060172D">
              <w:rPr>
                <w:noProof/>
                <w:webHidden/>
              </w:rPr>
              <w:instrText xml:space="preserve"> PAGEREF _Toc343846218 \h </w:instrText>
            </w:r>
            <w:r w:rsidR="0060172D">
              <w:rPr>
                <w:noProof/>
                <w:webHidden/>
              </w:rPr>
            </w:r>
            <w:r w:rsidR="0060172D">
              <w:rPr>
                <w:noProof/>
                <w:webHidden/>
              </w:rPr>
              <w:fldChar w:fldCharType="separate"/>
            </w:r>
            <w:r w:rsidR="00A25732">
              <w:rPr>
                <w:noProof/>
                <w:webHidden/>
              </w:rPr>
              <w:t>12</w:t>
            </w:r>
            <w:r w:rsidR="0060172D">
              <w:rPr>
                <w:noProof/>
                <w:webHidden/>
              </w:rPr>
              <w:fldChar w:fldCharType="end"/>
            </w:r>
          </w:hyperlink>
        </w:p>
        <w:p w:rsidR="0060172D" w:rsidRDefault="00E97E78">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0172D">
              <w:rPr>
                <w:noProof/>
                <w:webHidden/>
              </w:rPr>
              <w:fldChar w:fldCharType="begin"/>
            </w:r>
            <w:r w:rsidR="0060172D">
              <w:rPr>
                <w:noProof/>
                <w:webHidden/>
              </w:rPr>
              <w:instrText xml:space="preserve"> PAGEREF _Toc343846219 \h </w:instrText>
            </w:r>
            <w:r w:rsidR="0060172D">
              <w:rPr>
                <w:noProof/>
                <w:webHidden/>
              </w:rPr>
            </w:r>
            <w:r w:rsidR="0060172D">
              <w:rPr>
                <w:noProof/>
                <w:webHidden/>
              </w:rPr>
              <w:fldChar w:fldCharType="separate"/>
            </w:r>
            <w:r w:rsidR="00A25732">
              <w:rPr>
                <w:noProof/>
                <w:webHidden/>
              </w:rPr>
              <w:t>12</w:t>
            </w:r>
            <w:r w:rsidR="0060172D">
              <w:rPr>
                <w:noProof/>
                <w:webHidden/>
              </w:rPr>
              <w:fldChar w:fldCharType="end"/>
            </w:r>
          </w:hyperlink>
        </w:p>
        <w:p w:rsidR="0060172D" w:rsidRDefault="00E97E78">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0172D">
              <w:rPr>
                <w:noProof/>
                <w:webHidden/>
              </w:rPr>
              <w:fldChar w:fldCharType="begin"/>
            </w:r>
            <w:r w:rsidR="0060172D">
              <w:rPr>
                <w:noProof/>
                <w:webHidden/>
              </w:rPr>
              <w:instrText xml:space="preserve"> PAGEREF _Toc343846220 \h </w:instrText>
            </w:r>
            <w:r w:rsidR="0060172D">
              <w:rPr>
                <w:noProof/>
                <w:webHidden/>
              </w:rPr>
            </w:r>
            <w:r w:rsidR="0060172D">
              <w:rPr>
                <w:noProof/>
                <w:webHidden/>
              </w:rPr>
              <w:fldChar w:fldCharType="separate"/>
            </w:r>
            <w:r w:rsidR="00A25732">
              <w:rPr>
                <w:noProof/>
                <w:webHidden/>
              </w:rPr>
              <w:t>13</w:t>
            </w:r>
            <w:r w:rsidR="0060172D">
              <w:rPr>
                <w:noProof/>
                <w:webHidden/>
              </w:rPr>
              <w:fldChar w:fldCharType="end"/>
            </w:r>
          </w:hyperlink>
        </w:p>
        <w:p w:rsidR="0060172D" w:rsidRDefault="00E97E78">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0172D">
              <w:rPr>
                <w:noProof/>
                <w:webHidden/>
              </w:rPr>
              <w:fldChar w:fldCharType="begin"/>
            </w:r>
            <w:r w:rsidR="0060172D">
              <w:rPr>
                <w:noProof/>
                <w:webHidden/>
              </w:rPr>
              <w:instrText xml:space="preserve"> PAGEREF _Toc343846221 \h </w:instrText>
            </w:r>
            <w:r w:rsidR="0060172D">
              <w:rPr>
                <w:noProof/>
                <w:webHidden/>
              </w:rPr>
            </w:r>
            <w:r w:rsidR="0060172D">
              <w:rPr>
                <w:noProof/>
                <w:webHidden/>
              </w:rPr>
              <w:fldChar w:fldCharType="separate"/>
            </w:r>
            <w:r w:rsidR="00A25732">
              <w:rPr>
                <w:noProof/>
                <w:webHidden/>
              </w:rPr>
              <w:t>13</w:t>
            </w:r>
            <w:r w:rsidR="0060172D">
              <w:rPr>
                <w:noProof/>
                <w:webHidden/>
              </w:rPr>
              <w:fldChar w:fldCharType="end"/>
            </w:r>
          </w:hyperlink>
        </w:p>
        <w:p w:rsidR="0060172D" w:rsidRDefault="00E97E78">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0172D">
              <w:rPr>
                <w:noProof/>
                <w:webHidden/>
              </w:rPr>
              <w:fldChar w:fldCharType="begin"/>
            </w:r>
            <w:r w:rsidR="0060172D">
              <w:rPr>
                <w:noProof/>
                <w:webHidden/>
              </w:rPr>
              <w:instrText xml:space="preserve"> PAGEREF _Toc343846222 \h </w:instrText>
            </w:r>
            <w:r w:rsidR="0060172D">
              <w:rPr>
                <w:noProof/>
                <w:webHidden/>
              </w:rPr>
            </w:r>
            <w:r w:rsidR="0060172D">
              <w:rPr>
                <w:noProof/>
                <w:webHidden/>
              </w:rPr>
              <w:fldChar w:fldCharType="separate"/>
            </w:r>
            <w:r w:rsidR="00A25732">
              <w:rPr>
                <w:noProof/>
                <w:webHidden/>
              </w:rPr>
              <w:t>14</w:t>
            </w:r>
            <w:r w:rsidR="0060172D">
              <w:rPr>
                <w:noProof/>
                <w:webHidden/>
              </w:rPr>
              <w:fldChar w:fldCharType="end"/>
            </w:r>
          </w:hyperlink>
        </w:p>
        <w:p w:rsidR="0060172D" w:rsidRDefault="00E97E78">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0172D">
              <w:rPr>
                <w:noProof/>
                <w:webHidden/>
              </w:rPr>
              <w:fldChar w:fldCharType="begin"/>
            </w:r>
            <w:r w:rsidR="0060172D">
              <w:rPr>
                <w:noProof/>
                <w:webHidden/>
              </w:rPr>
              <w:instrText xml:space="preserve"> PAGEREF _Toc343846223 \h </w:instrText>
            </w:r>
            <w:r w:rsidR="0060172D">
              <w:rPr>
                <w:noProof/>
                <w:webHidden/>
              </w:rPr>
            </w:r>
            <w:r w:rsidR="0060172D">
              <w:rPr>
                <w:noProof/>
                <w:webHidden/>
              </w:rPr>
              <w:fldChar w:fldCharType="separate"/>
            </w:r>
            <w:r w:rsidR="00A25732">
              <w:rPr>
                <w:noProof/>
                <w:webHidden/>
              </w:rPr>
              <w:t>14</w:t>
            </w:r>
            <w:r w:rsidR="0060172D">
              <w:rPr>
                <w:noProof/>
                <w:webHidden/>
              </w:rPr>
              <w:fldChar w:fldCharType="end"/>
            </w:r>
          </w:hyperlink>
        </w:p>
        <w:p w:rsidR="0060172D" w:rsidRDefault="00E97E78">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0172D">
              <w:rPr>
                <w:noProof/>
                <w:webHidden/>
              </w:rPr>
              <w:fldChar w:fldCharType="begin"/>
            </w:r>
            <w:r w:rsidR="0060172D">
              <w:rPr>
                <w:noProof/>
                <w:webHidden/>
              </w:rPr>
              <w:instrText xml:space="preserve"> PAGEREF _Toc343846224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E97E78">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0172D">
              <w:rPr>
                <w:noProof/>
                <w:webHidden/>
              </w:rPr>
              <w:fldChar w:fldCharType="begin"/>
            </w:r>
            <w:r w:rsidR="0060172D">
              <w:rPr>
                <w:noProof/>
                <w:webHidden/>
              </w:rPr>
              <w:instrText xml:space="preserve"> PAGEREF _Toc343846225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E97E78">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0172D">
              <w:rPr>
                <w:noProof/>
                <w:webHidden/>
              </w:rPr>
              <w:fldChar w:fldCharType="begin"/>
            </w:r>
            <w:r w:rsidR="0060172D">
              <w:rPr>
                <w:noProof/>
                <w:webHidden/>
              </w:rPr>
              <w:instrText xml:space="preserve"> PAGEREF _Toc343846226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E97E78">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0172D">
              <w:rPr>
                <w:noProof/>
                <w:webHidden/>
              </w:rPr>
              <w:fldChar w:fldCharType="begin"/>
            </w:r>
            <w:r w:rsidR="0060172D">
              <w:rPr>
                <w:noProof/>
                <w:webHidden/>
              </w:rPr>
              <w:instrText xml:space="preserve"> PAGEREF _Toc343846227 \h </w:instrText>
            </w:r>
            <w:r w:rsidR="0060172D">
              <w:rPr>
                <w:noProof/>
                <w:webHidden/>
              </w:rPr>
            </w:r>
            <w:r w:rsidR="0060172D">
              <w:rPr>
                <w:noProof/>
                <w:webHidden/>
              </w:rPr>
              <w:fldChar w:fldCharType="separate"/>
            </w:r>
            <w:r w:rsidR="00A25732">
              <w:rPr>
                <w:noProof/>
                <w:webHidden/>
              </w:rPr>
              <w:t>16</w:t>
            </w:r>
            <w:r w:rsidR="0060172D">
              <w:rPr>
                <w:noProof/>
                <w:webHidden/>
              </w:rPr>
              <w:fldChar w:fldCharType="end"/>
            </w:r>
          </w:hyperlink>
        </w:p>
        <w:p w:rsidR="0060172D" w:rsidRDefault="00E97E78">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0172D">
              <w:rPr>
                <w:noProof/>
                <w:webHidden/>
              </w:rPr>
              <w:fldChar w:fldCharType="begin"/>
            </w:r>
            <w:r w:rsidR="0060172D">
              <w:rPr>
                <w:noProof/>
                <w:webHidden/>
              </w:rPr>
              <w:instrText xml:space="preserve"> PAGEREF _Toc343846228 \h </w:instrText>
            </w:r>
            <w:r w:rsidR="0060172D">
              <w:rPr>
                <w:noProof/>
                <w:webHidden/>
              </w:rPr>
            </w:r>
            <w:r w:rsidR="0060172D">
              <w:rPr>
                <w:noProof/>
                <w:webHidden/>
              </w:rPr>
              <w:fldChar w:fldCharType="separate"/>
            </w:r>
            <w:r w:rsidR="00A25732">
              <w:rPr>
                <w:noProof/>
                <w:webHidden/>
              </w:rPr>
              <w:t>16</w:t>
            </w:r>
            <w:r w:rsidR="0060172D">
              <w:rPr>
                <w:noProof/>
                <w:webHidden/>
              </w:rPr>
              <w:fldChar w:fldCharType="end"/>
            </w:r>
          </w:hyperlink>
        </w:p>
        <w:p w:rsidR="0060172D" w:rsidRDefault="00E97E78">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0172D">
              <w:rPr>
                <w:noProof/>
                <w:webHidden/>
              </w:rPr>
              <w:fldChar w:fldCharType="begin"/>
            </w:r>
            <w:r w:rsidR="0060172D">
              <w:rPr>
                <w:noProof/>
                <w:webHidden/>
              </w:rPr>
              <w:instrText xml:space="preserve"> PAGEREF _Toc343846229 \h </w:instrText>
            </w:r>
            <w:r w:rsidR="0060172D">
              <w:rPr>
                <w:noProof/>
                <w:webHidden/>
              </w:rPr>
            </w:r>
            <w:r w:rsidR="0060172D">
              <w:rPr>
                <w:noProof/>
                <w:webHidden/>
              </w:rPr>
              <w:fldChar w:fldCharType="separate"/>
            </w:r>
            <w:r w:rsidR="00A25732">
              <w:rPr>
                <w:noProof/>
                <w:webHidden/>
              </w:rPr>
              <w:t>17</w:t>
            </w:r>
            <w:r w:rsidR="0060172D">
              <w:rPr>
                <w:noProof/>
                <w:webHidden/>
              </w:rPr>
              <w:fldChar w:fldCharType="end"/>
            </w:r>
          </w:hyperlink>
        </w:p>
        <w:p w:rsidR="0060172D" w:rsidRDefault="00E97E78">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0172D">
              <w:rPr>
                <w:noProof/>
                <w:webHidden/>
              </w:rPr>
              <w:fldChar w:fldCharType="begin"/>
            </w:r>
            <w:r w:rsidR="0060172D">
              <w:rPr>
                <w:noProof/>
                <w:webHidden/>
              </w:rPr>
              <w:instrText xml:space="preserve"> PAGEREF _Toc343846230 \h </w:instrText>
            </w:r>
            <w:r w:rsidR="0060172D">
              <w:rPr>
                <w:noProof/>
                <w:webHidden/>
              </w:rPr>
            </w:r>
            <w:r w:rsidR="0060172D">
              <w:rPr>
                <w:noProof/>
                <w:webHidden/>
              </w:rPr>
              <w:fldChar w:fldCharType="separate"/>
            </w:r>
            <w:r w:rsidR="00A25732">
              <w:rPr>
                <w:noProof/>
                <w:webHidden/>
              </w:rPr>
              <w:t>17</w:t>
            </w:r>
            <w:r w:rsidR="0060172D">
              <w:rPr>
                <w:noProof/>
                <w:webHidden/>
              </w:rPr>
              <w:fldChar w:fldCharType="end"/>
            </w:r>
          </w:hyperlink>
        </w:p>
        <w:p w:rsidR="0060172D" w:rsidRDefault="00E97E78">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0172D">
              <w:rPr>
                <w:noProof/>
                <w:webHidden/>
              </w:rPr>
              <w:fldChar w:fldCharType="begin"/>
            </w:r>
            <w:r w:rsidR="0060172D">
              <w:rPr>
                <w:noProof/>
                <w:webHidden/>
              </w:rPr>
              <w:instrText xml:space="preserve"> PAGEREF _Toc343846231 \h </w:instrText>
            </w:r>
            <w:r w:rsidR="0060172D">
              <w:rPr>
                <w:noProof/>
                <w:webHidden/>
              </w:rPr>
            </w:r>
            <w:r w:rsidR="0060172D">
              <w:rPr>
                <w:noProof/>
                <w:webHidden/>
              </w:rPr>
              <w:fldChar w:fldCharType="separate"/>
            </w:r>
            <w:r w:rsidR="00A25732">
              <w:rPr>
                <w:noProof/>
                <w:webHidden/>
              </w:rPr>
              <w:t>18</w:t>
            </w:r>
            <w:r w:rsidR="0060172D">
              <w:rPr>
                <w:noProof/>
                <w:webHidden/>
              </w:rPr>
              <w:fldChar w:fldCharType="end"/>
            </w:r>
          </w:hyperlink>
        </w:p>
        <w:p w:rsidR="0060172D" w:rsidRDefault="00E97E78">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0172D">
              <w:rPr>
                <w:noProof/>
                <w:webHidden/>
              </w:rPr>
              <w:fldChar w:fldCharType="begin"/>
            </w:r>
            <w:r w:rsidR="0060172D">
              <w:rPr>
                <w:noProof/>
                <w:webHidden/>
              </w:rPr>
              <w:instrText xml:space="preserve"> PAGEREF _Toc343846232 \h </w:instrText>
            </w:r>
            <w:r w:rsidR="0060172D">
              <w:rPr>
                <w:noProof/>
                <w:webHidden/>
              </w:rPr>
            </w:r>
            <w:r w:rsidR="0060172D">
              <w:rPr>
                <w:noProof/>
                <w:webHidden/>
              </w:rPr>
              <w:fldChar w:fldCharType="separate"/>
            </w:r>
            <w:r w:rsidR="00A25732">
              <w:rPr>
                <w:noProof/>
                <w:webHidden/>
              </w:rPr>
              <w:t>19</w:t>
            </w:r>
            <w:r w:rsidR="0060172D">
              <w:rPr>
                <w:noProof/>
                <w:webHidden/>
              </w:rPr>
              <w:fldChar w:fldCharType="end"/>
            </w:r>
          </w:hyperlink>
        </w:p>
        <w:p w:rsidR="0060172D" w:rsidRDefault="00E97E78">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0172D">
              <w:rPr>
                <w:noProof/>
                <w:webHidden/>
              </w:rPr>
              <w:fldChar w:fldCharType="begin"/>
            </w:r>
            <w:r w:rsidR="0060172D">
              <w:rPr>
                <w:noProof/>
                <w:webHidden/>
              </w:rPr>
              <w:instrText xml:space="preserve"> PAGEREF _Toc343846233 \h </w:instrText>
            </w:r>
            <w:r w:rsidR="0060172D">
              <w:rPr>
                <w:noProof/>
                <w:webHidden/>
              </w:rPr>
            </w:r>
            <w:r w:rsidR="0060172D">
              <w:rPr>
                <w:noProof/>
                <w:webHidden/>
              </w:rPr>
              <w:fldChar w:fldCharType="separate"/>
            </w:r>
            <w:r w:rsidR="00A25732">
              <w:rPr>
                <w:noProof/>
                <w:webHidden/>
              </w:rPr>
              <w:t>19</w:t>
            </w:r>
            <w:r w:rsidR="0060172D">
              <w:rPr>
                <w:noProof/>
                <w:webHidden/>
              </w:rPr>
              <w:fldChar w:fldCharType="end"/>
            </w:r>
          </w:hyperlink>
        </w:p>
        <w:p w:rsidR="0060172D" w:rsidRDefault="00E97E78">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0172D">
              <w:rPr>
                <w:noProof/>
                <w:webHidden/>
              </w:rPr>
              <w:fldChar w:fldCharType="begin"/>
            </w:r>
            <w:r w:rsidR="0060172D">
              <w:rPr>
                <w:noProof/>
                <w:webHidden/>
              </w:rPr>
              <w:instrText xml:space="preserve"> PAGEREF _Toc343846234 \h </w:instrText>
            </w:r>
            <w:r w:rsidR="0060172D">
              <w:rPr>
                <w:noProof/>
                <w:webHidden/>
              </w:rPr>
            </w:r>
            <w:r w:rsidR="0060172D">
              <w:rPr>
                <w:noProof/>
                <w:webHidden/>
              </w:rPr>
              <w:fldChar w:fldCharType="separate"/>
            </w:r>
            <w:r w:rsidR="00A25732">
              <w:rPr>
                <w:noProof/>
                <w:webHidden/>
              </w:rPr>
              <w:t>20</w:t>
            </w:r>
            <w:r w:rsidR="0060172D">
              <w:rPr>
                <w:noProof/>
                <w:webHidden/>
              </w:rPr>
              <w:fldChar w:fldCharType="end"/>
            </w:r>
          </w:hyperlink>
        </w:p>
        <w:p w:rsidR="0060172D" w:rsidRDefault="00E97E78">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0172D">
              <w:rPr>
                <w:noProof/>
                <w:webHidden/>
              </w:rPr>
              <w:fldChar w:fldCharType="begin"/>
            </w:r>
            <w:r w:rsidR="0060172D">
              <w:rPr>
                <w:noProof/>
                <w:webHidden/>
              </w:rPr>
              <w:instrText xml:space="preserve"> PAGEREF _Toc343846235 \h </w:instrText>
            </w:r>
            <w:r w:rsidR="0060172D">
              <w:rPr>
                <w:noProof/>
                <w:webHidden/>
              </w:rPr>
            </w:r>
            <w:r w:rsidR="0060172D">
              <w:rPr>
                <w:noProof/>
                <w:webHidden/>
              </w:rPr>
              <w:fldChar w:fldCharType="separate"/>
            </w:r>
            <w:r w:rsidR="00A25732">
              <w:rPr>
                <w:noProof/>
                <w:webHidden/>
              </w:rPr>
              <w:t>20</w:t>
            </w:r>
            <w:r w:rsidR="0060172D">
              <w:rPr>
                <w:noProof/>
                <w:webHidden/>
              </w:rPr>
              <w:fldChar w:fldCharType="end"/>
            </w:r>
          </w:hyperlink>
        </w:p>
        <w:p w:rsidR="0060172D" w:rsidRDefault="00E97E78">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0172D">
              <w:rPr>
                <w:noProof/>
                <w:webHidden/>
              </w:rPr>
              <w:fldChar w:fldCharType="begin"/>
            </w:r>
            <w:r w:rsidR="0060172D">
              <w:rPr>
                <w:noProof/>
                <w:webHidden/>
              </w:rPr>
              <w:instrText xml:space="preserve"> PAGEREF _Toc343846236 \h </w:instrText>
            </w:r>
            <w:r w:rsidR="0060172D">
              <w:rPr>
                <w:noProof/>
                <w:webHidden/>
              </w:rPr>
            </w:r>
            <w:r w:rsidR="0060172D">
              <w:rPr>
                <w:noProof/>
                <w:webHidden/>
              </w:rPr>
              <w:fldChar w:fldCharType="separate"/>
            </w:r>
            <w:r w:rsidR="00A25732">
              <w:rPr>
                <w:noProof/>
                <w:webHidden/>
              </w:rPr>
              <w:t>21</w:t>
            </w:r>
            <w:r w:rsidR="0060172D">
              <w:rPr>
                <w:noProof/>
                <w:webHidden/>
              </w:rPr>
              <w:fldChar w:fldCharType="end"/>
            </w:r>
          </w:hyperlink>
        </w:p>
        <w:p w:rsidR="0060172D" w:rsidRDefault="00E97E78">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0172D">
              <w:rPr>
                <w:noProof/>
                <w:webHidden/>
              </w:rPr>
              <w:fldChar w:fldCharType="begin"/>
            </w:r>
            <w:r w:rsidR="0060172D">
              <w:rPr>
                <w:noProof/>
                <w:webHidden/>
              </w:rPr>
              <w:instrText xml:space="preserve"> PAGEREF _Toc343846237 \h </w:instrText>
            </w:r>
            <w:r w:rsidR="0060172D">
              <w:rPr>
                <w:noProof/>
                <w:webHidden/>
              </w:rPr>
            </w:r>
            <w:r w:rsidR="0060172D">
              <w:rPr>
                <w:noProof/>
                <w:webHidden/>
              </w:rPr>
              <w:fldChar w:fldCharType="separate"/>
            </w:r>
            <w:r w:rsidR="00A25732">
              <w:rPr>
                <w:noProof/>
                <w:webHidden/>
              </w:rPr>
              <w:t>21</w:t>
            </w:r>
            <w:r w:rsidR="0060172D">
              <w:rPr>
                <w:noProof/>
                <w:webHidden/>
              </w:rPr>
              <w:fldChar w:fldCharType="end"/>
            </w:r>
          </w:hyperlink>
        </w:p>
        <w:p w:rsidR="0060172D" w:rsidRDefault="00E97E78">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0172D">
              <w:rPr>
                <w:noProof/>
                <w:webHidden/>
              </w:rPr>
              <w:fldChar w:fldCharType="begin"/>
            </w:r>
            <w:r w:rsidR="0060172D">
              <w:rPr>
                <w:noProof/>
                <w:webHidden/>
              </w:rPr>
              <w:instrText xml:space="preserve"> PAGEREF _Toc343846238 \h </w:instrText>
            </w:r>
            <w:r w:rsidR="0060172D">
              <w:rPr>
                <w:noProof/>
                <w:webHidden/>
              </w:rPr>
            </w:r>
            <w:r w:rsidR="0060172D">
              <w:rPr>
                <w:noProof/>
                <w:webHidden/>
              </w:rPr>
              <w:fldChar w:fldCharType="separate"/>
            </w:r>
            <w:r w:rsidR="00A25732">
              <w:rPr>
                <w:noProof/>
                <w:webHidden/>
              </w:rPr>
              <w:t>22</w:t>
            </w:r>
            <w:r w:rsidR="0060172D">
              <w:rPr>
                <w:noProof/>
                <w:webHidden/>
              </w:rPr>
              <w:fldChar w:fldCharType="end"/>
            </w:r>
          </w:hyperlink>
        </w:p>
        <w:p w:rsidR="0060172D" w:rsidRDefault="00E97E78">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0172D">
              <w:rPr>
                <w:noProof/>
                <w:webHidden/>
              </w:rPr>
              <w:fldChar w:fldCharType="begin"/>
            </w:r>
            <w:r w:rsidR="0060172D">
              <w:rPr>
                <w:noProof/>
                <w:webHidden/>
              </w:rPr>
              <w:instrText xml:space="preserve"> PAGEREF _Toc343846239 \h </w:instrText>
            </w:r>
            <w:r w:rsidR="0060172D">
              <w:rPr>
                <w:noProof/>
                <w:webHidden/>
              </w:rPr>
            </w:r>
            <w:r w:rsidR="0060172D">
              <w:rPr>
                <w:noProof/>
                <w:webHidden/>
              </w:rPr>
              <w:fldChar w:fldCharType="separate"/>
            </w:r>
            <w:r w:rsidR="00A25732">
              <w:rPr>
                <w:noProof/>
                <w:webHidden/>
              </w:rPr>
              <w:t>22</w:t>
            </w:r>
            <w:r w:rsidR="0060172D">
              <w:rPr>
                <w:noProof/>
                <w:webHidden/>
              </w:rPr>
              <w:fldChar w:fldCharType="end"/>
            </w:r>
          </w:hyperlink>
        </w:p>
        <w:p w:rsidR="0060172D" w:rsidRDefault="00E97E78">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0172D">
              <w:rPr>
                <w:noProof/>
                <w:webHidden/>
              </w:rPr>
              <w:fldChar w:fldCharType="begin"/>
            </w:r>
            <w:r w:rsidR="0060172D">
              <w:rPr>
                <w:noProof/>
                <w:webHidden/>
              </w:rPr>
              <w:instrText xml:space="preserve"> PAGEREF _Toc343846240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E97E78">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0172D">
              <w:rPr>
                <w:noProof/>
                <w:webHidden/>
              </w:rPr>
              <w:fldChar w:fldCharType="begin"/>
            </w:r>
            <w:r w:rsidR="0060172D">
              <w:rPr>
                <w:noProof/>
                <w:webHidden/>
              </w:rPr>
              <w:instrText xml:space="preserve"> PAGEREF _Toc343846241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E97E78">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0172D">
              <w:rPr>
                <w:noProof/>
                <w:webHidden/>
              </w:rPr>
              <w:fldChar w:fldCharType="begin"/>
            </w:r>
            <w:r w:rsidR="0060172D">
              <w:rPr>
                <w:noProof/>
                <w:webHidden/>
              </w:rPr>
              <w:instrText xml:space="preserve"> PAGEREF _Toc343846242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E97E78">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0172D">
              <w:rPr>
                <w:noProof/>
                <w:webHidden/>
              </w:rPr>
              <w:fldChar w:fldCharType="begin"/>
            </w:r>
            <w:r w:rsidR="0060172D">
              <w:rPr>
                <w:noProof/>
                <w:webHidden/>
              </w:rPr>
              <w:instrText xml:space="preserve"> PAGEREF _Toc343846243 \h </w:instrText>
            </w:r>
            <w:r w:rsidR="0060172D">
              <w:rPr>
                <w:noProof/>
                <w:webHidden/>
              </w:rPr>
            </w:r>
            <w:r w:rsidR="0060172D">
              <w:rPr>
                <w:noProof/>
                <w:webHidden/>
              </w:rPr>
              <w:fldChar w:fldCharType="separate"/>
            </w:r>
            <w:r w:rsidR="00A25732">
              <w:rPr>
                <w:noProof/>
                <w:webHidden/>
              </w:rPr>
              <w:t>24</w:t>
            </w:r>
            <w:r w:rsidR="0060172D">
              <w:rPr>
                <w:noProof/>
                <w:webHidden/>
              </w:rPr>
              <w:fldChar w:fldCharType="end"/>
            </w:r>
          </w:hyperlink>
        </w:p>
        <w:p w:rsidR="0060172D" w:rsidRDefault="00E97E78">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0172D">
              <w:rPr>
                <w:noProof/>
                <w:webHidden/>
              </w:rPr>
              <w:fldChar w:fldCharType="begin"/>
            </w:r>
            <w:r w:rsidR="0060172D">
              <w:rPr>
                <w:noProof/>
                <w:webHidden/>
              </w:rPr>
              <w:instrText xml:space="preserve"> PAGEREF _Toc343846244 \h </w:instrText>
            </w:r>
            <w:r w:rsidR="0060172D">
              <w:rPr>
                <w:noProof/>
                <w:webHidden/>
              </w:rPr>
            </w:r>
            <w:r w:rsidR="0060172D">
              <w:rPr>
                <w:noProof/>
                <w:webHidden/>
              </w:rPr>
              <w:fldChar w:fldCharType="separate"/>
            </w:r>
            <w:r w:rsidR="00A25732">
              <w:rPr>
                <w:noProof/>
                <w:webHidden/>
              </w:rPr>
              <w:t>24</w:t>
            </w:r>
            <w:r w:rsidR="0060172D">
              <w:rPr>
                <w:noProof/>
                <w:webHidden/>
              </w:rPr>
              <w:fldChar w:fldCharType="end"/>
            </w:r>
          </w:hyperlink>
        </w:p>
        <w:p w:rsidR="0060172D" w:rsidRDefault="00E97E78">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0172D">
              <w:rPr>
                <w:noProof/>
                <w:webHidden/>
              </w:rPr>
              <w:fldChar w:fldCharType="begin"/>
            </w:r>
            <w:r w:rsidR="0060172D">
              <w:rPr>
                <w:noProof/>
                <w:webHidden/>
              </w:rPr>
              <w:instrText xml:space="preserve"> PAGEREF _Toc343846245 \h </w:instrText>
            </w:r>
            <w:r w:rsidR="0060172D">
              <w:rPr>
                <w:noProof/>
                <w:webHidden/>
              </w:rPr>
            </w:r>
            <w:r w:rsidR="0060172D">
              <w:rPr>
                <w:noProof/>
                <w:webHidden/>
              </w:rPr>
              <w:fldChar w:fldCharType="separate"/>
            </w:r>
            <w:r w:rsidR="00A25732">
              <w:rPr>
                <w:noProof/>
                <w:webHidden/>
              </w:rPr>
              <w:t>25</w:t>
            </w:r>
            <w:r w:rsidR="0060172D">
              <w:rPr>
                <w:noProof/>
                <w:webHidden/>
              </w:rPr>
              <w:fldChar w:fldCharType="end"/>
            </w:r>
          </w:hyperlink>
        </w:p>
        <w:p w:rsidR="0060172D" w:rsidRDefault="00E97E78">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0172D">
              <w:rPr>
                <w:noProof/>
                <w:webHidden/>
              </w:rPr>
              <w:fldChar w:fldCharType="begin"/>
            </w:r>
            <w:r w:rsidR="0060172D">
              <w:rPr>
                <w:noProof/>
                <w:webHidden/>
              </w:rPr>
              <w:instrText xml:space="preserve"> PAGEREF _Toc343846246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E97E78">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0172D">
              <w:rPr>
                <w:noProof/>
                <w:webHidden/>
              </w:rPr>
              <w:fldChar w:fldCharType="begin"/>
            </w:r>
            <w:r w:rsidR="0060172D">
              <w:rPr>
                <w:noProof/>
                <w:webHidden/>
              </w:rPr>
              <w:instrText xml:space="preserve"> PAGEREF _Toc343846247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E97E78">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0172D">
              <w:rPr>
                <w:noProof/>
                <w:webHidden/>
              </w:rPr>
              <w:fldChar w:fldCharType="begin"/>
            </w:r>
            <w:r w:rsidR="0060172D">
              <w:rPr>
                <w:noProof/>
                <w:webHidden/>
              </w:rPr>
              <w:instrText xml:space="preserve"> PAGEREF _Toc343846248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E97E78">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0172D">
              <w:rPr>
                <w:noProof/>
                <w:webHidden/>
              </w:rPr>
              <w:fldChar w:fldCharType="begin"/>
            </w:r>
            <w:r w:rsidR="0060172D">
              <w:rPr>
                <w:noProof/>
                <w:webHidden/>
              </w:rPr>
              <w:instrText xml:space="preserve"> PAGEREF _Toc343846249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E97E78">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0172D">
              <w:rPr>
                <w:noProof/>
                <w:webHidden/>
              </w:rPr>
              <w:fldChar w:fldCharType="begin"/>
            </w:r>
            <w:r w:rsidR="0060172D">
              <w:rPr>
                <w:noProof/>
                <w:webHidden/>
              </w:rPr>
              <w:instrText xml:space="preserve"> PAGEREF _Toc343846250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E97E78">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0172D">
              <w:rPr>
                <w:noProof/>
                <w:webHidden/>
              </w:rPr>
              <w:fldChar w:fldCharType="begin"/>
            </w:r>
            <w:r w:rsidR="0060172D">
              <w:rPr>
                <w:noProof/>
                <w:webHidden/>
              </w:rPr>
              <w:instrText xml:space="preserve"> PAGEREF _Toc343846251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E97E78">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0172D">
              <w:rPr>
                <w:noProof/>
                <w:webHidden/>
              </w:rPr>
              <w:fldChar w:fldCharType="begin"/>
            </w:r>
            <w:r w:rsidR="0060172D">
              <w:rPr>
                <w:noProof/>
                <w:webHidden/>
              </w:rPr>
              <w:instrText xml:space="preserve"> PAGEREF _Toc343846252 \h </w:instrText>
            </w:r>
            <w:r w:rsidR="0060172D">
              <w:rPr>
                <w:noProof/>
                <w:webHidden/>
              </w:rPr>
            </w:r>
            <w:r w:rsidR="0060172D">
              <w:rPr>
                <w:noProof/>
                <w:webHidden/>
              </w:rPr>
              <w:fldChar w:fldCharType="separate"/>
            </w:r>
            <w:r w:rsidR="00A25732">
              <w:rPr>
                <w:noProof/>
                <w:webHidden/>
              </w:rPr>
              <w:t>28</w:t>
            </w:r>
            <w:r w:rsidR="0060172D">
              <w:rPr>
                <w:noProof/>
                <w:webHidden/>
              </w:rPr>
              <w:fldChar w:fldCharType="end"/>
            </w:r>
          </w:hyperlink>
        </w:p>
        <w:p w:rsidR="0060172D" w:rsidRDefault="00E97E78">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0172D">
              <w:rPr>
                <w:noProof/>
                <w:webHidden/>
              </w:rPr>
              <w:fldChar w:fldCharType="begin"/>
            </w:r>
            <w:r w:rsidR="0060172D">
              <w:rPr>
                <w:noProof/>
                <w:webHidden/>
              </w:rPr>
              <w:instrText xml:space="preserve"> PAGEREF _Toc343846253 \h </w:instrText>
            </w:r>
            <w:r w:rsidR="0060172D">
              <w:rPr>
                <w:noProof/>
                <w:webHidden/>
              </w:rPr>
            </w:r>
            <w:r w:rsidR="0060172D">
              <w:rPr>
                <w:noProof/>
                <w:webHidden/>
              </w:rPr>
              <w:fldChar w:fldCharType="separate"/>
            </w:r>
            <w:r w:rsidR="00A25732">
              <w:rPr>
                <w:noProof/>
                <w:webHidden/>
              </w:rPr>
              <w:t>28</w:t>
            </w:r>
            <w:r w:rsidR="0060172D">
              <w:rPr>
                <w:noProof/>
                <w:webHidden/>
              </w:rPr>
              <w:fldChar w:fldCharType="end"/>
            </w:r>
          </w:hyperlink>
        </w:p>
        <w:p w:rsidR="0060172D" w:rsidRDefault="00E97E78">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0172D">
              <w:rPr>
                <w:noProof/>
                <w:webHidden/>
              </w:rPr>
              <w:fldChar w:fldCharType="begin"/>
            </w:r>
            <w:r w:rsidR="0060172D">
              <w:rPr>
                <w:noProof/>
                <w:webHidden/>
              </w:rPr>
              <w:instrText xml:space="preserve"> PAGEREF _Toc343846254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E97E78">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0172D">
              <w:rPr>
                <w:noProof/>
                <w:webHidden/>
              </w:rPr>
              <w:fldChar w:fldCharType="begin"/>
            </w:r>
            <w:r w:rsidR="0060172D">
              <w:rPr>
                <w:noProof/>
                <w:webHidden/>
              </w:rPr>
              <w:instrText xml:space="preserve"> PAGEREF _Toc343846255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E97E78">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0172D">
              <w:rPr>
                <w:noProof/>
                <w:webHidden/>
              </w:rPr>
              <w:fldChar w:fldCharType="begin"/>
            </w:r>
            <w:r w:rsidR="0060172D">
              <w:rPr>
                <w:noProof/>
                <w:webHidden/>
              </w:rPr>
              <w:instrText xml:space="preserve"> PAGEREF _Toc343846256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E97E78">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0172D">
              <w:rPr>
                <w:noProof/>
                <w:webHidden/>
              </w:rPr>
              <w:fldChar w:fldCharType="begin"/>
            </w:r>
            <w:r w:rsidR="0060172D">
              <w:rPr>
                <w:noProof/>
                <w:webHidden/>
              </w:rPr>
              <w:instrText xml:space="preserve"> PAGEREF _Toc343846257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E97E78">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0172D">
              <w:rPr>
                <w:noProof/>
                <w:webHidden/>
              </w:rPr>
              <w:fldChar w:fldCharType="begin"/>
            </w:r>
            <w:r w:rsidR="0060172D">
              <w:rPr>
                <w:noProof/>
                <w:webHidden/>
              </w:rPr>
              <w:instrText xml:space="preserve"> PAGEREF _Toc343846258 \h </w:instrText>
            </w:r>
            <w:r w:rsidR="0060172D">
              <w:rPr>
                <w:noProof/>
                <w:webHidden/>
              </w:rPr>
            </w:r>
            <w:r w:rsidR="0060172D">
              <w:rPr>
                <w:noProof/>
                <w:webHidden/>
              </w:rPr>
              <w:fldChar w:fldCharType="separate"/>
            </w:r>
            <w:r w:rsidR="00A25732">
              <w:rPr>
                <w:noProof/>
                <w:webHidden/>
              </w:rPr>
              <w:t>30</w:t>
            </w:r>
            <w:r w:rsidR="0060172D">
              <w:rPr>
                <w:noProof/>
                <w:webHidden/>
              </w:rPr>
              <w:fldChar w:fldCharType="end"/>
            </w:r>
          </w:hyperlink>
        </w:p>
        <w:p w:rsidR="0060172D" w:rsidRDefault="00E97E78">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0172D">
              <w:rPr>
                <w:noProof/>
                <w:webHidden/>
              </w:rPr>
              <w:fldChar w:fldCharType="begin"/>
            </w:r>
            <w:r w:rsidR="0060172D">
              <w:rPr>
                <w:noProof/>
                <w:webHidden/>
              </w:rPr>
              <w:instrText xml:space="preserve"> PAGEREF _Toc343846259 \h </w:instrText>
            </w:r>
            <w:r w:rsidR="0060172D">
              <w:rPr>
                <w:noProof/>
                <w:webHidden/>
              </w:rPr>
            </w:r>
            <w:r w:rsidR="0060172D">
              <w:rPr>
                <w:noProof/>
                <w:webHidden/>
              </w:rPr>
              <w:fldChar w:fldCharType="separate"/>
            </w:r>
            <w:r w:rsidR="00A25732">
              <w:rPr>
                <w:noProof/>
                <w:webHidden/>
              </w:rPr>
              <w:t>30</w:t>
            </w:r>
            <w:r w:rsidR="0060172D">
              <w:rPr>
                <w:noProof/>
                <w:webHidden/>
              </w:rPr>
              <w:fldChar w:fldCharType="end"/>
            </w:r>
          </w:hyperlink>
        </w:p>
        <w:p w:rsidR="0060172D" w:rsidRDefault="00E97E78">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0172D">
              <w:rPr>
                <w:noProof/>
                <w:webHidden/>
              </w:rPr>
              <w:fldChar w:fldCharType="begin"/>
            </w:r>
            <w:r w:rsidR="0060172D">
              <w:rPr>
                <w:noProof/>
                <w:webHidden/>
              </w:rPr>
              <w:instrText xml:space="preserve"> PAGEREF _Toc343846260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60172D" w:rsidRDefault="00E97E78">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0172D">
              <w:rPr>
                <w:noProof/>
                <w:webHidden/>
              </w:rPr>
              <w:fldChar w:fldCharType="begin"/>
            </w:r>
            <w:r w:rsidR="0060172D">
              <w:rPr>
                <w:noProof/>
                <w:webHidden/>
              </w:rPr>
              <w:instrText xml:space="preserve"> PAGEREF _Toc343846261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60172D" w:rsidRDefault="00E97E78">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0172D">
              <w:rPr>
                <w:noProof/>
                <w:webHidden/>
              </w:rPr>
              <w:fldChar w:fldCharType="begin"/>
            </w:r>
            <w:r w:rsidR="0060172D">
              <w:rPr>
                <w:noProof/>
                <w:webHidden/>
              </w:rPr>
              <w:instrText xml:space="preserve"> PAGEREF _Toc343846262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7A2595" w:rsidRDefault="00196CAB" w:rsidP="00FE3C3C">
          <w:r>
            <w:fldChar w:fldCharType="end"/>
          </w:r>
        </w:p>
      </w:sdtContent>
    </w:sdt>
    <w:bookmarkStart w:id="0" w:name="_Toc334523343" w:displacedByCustomXml="prev"/>
    <w:p w:rsidR="00E83B31" w:rsidRPr="007A2595" w:rsidRDefault="003171A9" w:rsidP="00FE3C3C">
      <w:pPr>
        <w:rPr>
          <w:ins w:id="1" w:author="bhdca" w:date="2012-11-09T10:07:00Z"/>
        </w:rPr>
      </w:pPr>
      <w:r>
        <w:br w:type="page"/>
      </w:r>
    </w:p>
    <w:p w:rsidR="00943F2F" w:rsidRDefault="00FF132E" w:rsidP="00FF132E">
      <w:pPr>
        <w:pStyle w:val="Heading1"/>
        <w:jc w:val="center"/>
      </w:pPr>
      <w:bookmarkStart w:id="2" w:name="_Toc343846207"/>
      <w:bookmarkEnd w:id="0"/>
      <w:r>
        <w:lastRenderedPageBreak/>
        <w:t>Foreword</w:t>
      </w:r>
      <w:bookmarkEnd w:id="2"/>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1C21D6" w:rsidP="00E83B31">
      <w:pPr>
        <w:pStyle w:val="ListParagraph"/>
        <w:numPr>
          <w:ilvl w:val="0"/>
          <w:numId w:val="22"/>
        </w:numPr>
      </w:pPr>
      <w:r>
        <w:t>BHANSA</w:t>
      </w:r>
      <w:r w:rsidR="00E83B31" w:rsidRPr="00E83B31">
        <w:t xml:space="preserve"> ARTAS: CAT62</w:t>
      </w:r>
      <w:r w:rsidR="00753414">
        <w:t xml:space="preserve">, MUAC </w:t>
      </w:r>
      <w:r w:rsidR="009F1E7B">
        <w:t>ARTAS</w:t>
      </w:r>
      <w:r w:rsidR="00753414">
        <w:t xml:space="preserve"> CAT062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3" w:name="_Toc343846208"/>
      <w:r>
        <w:t>Related Documents</w:t>
      </w:r>
      <w:bookmarkEnd w:id="3"/>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4" w:name="_Toc343846209"/>
      <w:r w:rsidRPr="00163F57">
        <w:t>Initial Setup</w:t>
      </w:r>
      <w:bookmarkEnd w:id="4"/>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5" w:name="_Toc334523344"/>
      <w:r>
        <w:br w:type="page"/>
      </w:r>
    </w:p>
    <w:p w:rsidR="006F67E6" w:rsidRDefault="00E65400" w:rsidP="000E0490">
      <w:pPr>
        <w:pStyle w:val="Heading1"/>
        <w:jc w:val="center"/>
      </w:pPr>
      <w:bookmarkStart w:id="6" w:name="_Toc343846210"/>
      <w:r w:rsidRPr="00E65400">
        <w:lastRenderedPageBreak/>
        <w:t>Main Windows and Functionality</w:t>
      </w:r>
      <w:bookmarkEnd w:id="5"/>
      <w:bookmarkEnd w:id="6"/>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7" w:name="_Toc334523345"/>
      <w:bookmarkStart w:id="8" w:name="_Toc343846211"/>
      <w:r w:rsidRPr="000C291B">
        <w:t>Setting up a connection</w:t>
      </w:r>
      <w:bookmarkEnd w:id="7"/>
      <w:bookmarkEnd w:id="8"/>
    </w:p>
    <w:p w:rsidR="00D021E6" w:rsidRPr="00D021E6" w:rsidRDefault="00D021E6" w:rsidP="00D021E6"/>
    <w:p w:rsidR="005E338A" w:rsidRDefault="00196CA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9" w:name="_Toc341724325"/>
      <w:bookmarkStart w:id="10" w:name="_Toc341726181"/>
      <w:bookmarkStart w:id="11"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9"/>
      <w:bookmarkEnd w:id="10"/>
      <w:bookmarkEnd w:id="11"/>
    </w:p>
    <w:p w:rsidR="00352653" w:rsidRDefault="00352653" w:rsidP="004B491D">
      <w:pPr>
        <w:pStyle w:val="Heading3"/>
        <w:jc w:val="center"/>
      </w:pPr>
      <w:bookmarkStart w:id="12" w:name="_Toc334523346"/>
      <w:bookmarkStart w:id="13" w:name="_Toc336514066"/>
      <w:bookmarkStart w:id="14" w:name="_Toc343846213"/>
      <w:r>
        <w:t>Figure 1: Connection Screen</w:t>
      </w:r>
      <w:bookmarkEnd w:id="12"/>
      <w:bookmarkEnd w:id="13"/>
      <w:bookmarkEnd w:id="14"/>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5" w:name="_Toc334523347"/>
      <w:bookmarkStart w:id="16" w:name="_Toc343846214"/>
      <w:r w:rsidRPr="0012005C">
        <w:t xml:space="preserve">Start </w:t>
      </w:r>
      <w:r w:rsidR="00726791">
        <w:t xml:space="preserve">processing </w:t>
      </w:r>
      <w:r w:rsidRPr="0012005C">
        <w:t>data</w:t>
      </w:r>
      <w:bookmarkEnd w:id="15"/>
      <w:bookmarkEnd w:id="16"/>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9E230E" w:rsidP="004B491D">
      <w:pPr>
        <w:pStyle w:val="Heading3"/>
        <w:jc w:val="center"/>
      </w:pPr>
      <w:r>
        <w:rPr>
          <w:noProof/>
        </w:rPr>
        <w:drawing>
          <wp:inline distT="0" distB="0" distL="0" distR="0">
            <wp:extent cx="6987396" cy="4088921"/>
            <wp:effectExtent l="0" t="0" r="0" b="0"/>
            <wp:docPr id="11" name="Picture 11" descr="C:\Users\CAAS\Desktop\ScreenHunter_55 Dec. 23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55 Dec. 23 13.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7734" cy="4089119"/>
                    </a:xfrm>
                    <a:prstGeom prst="rect">
                      <a:avLst/>
                    </a:prstGeom>
                    <a:noFill/>
                    <a:ln>
                      <a:noFill/>
                    </a:ln>
                  </pic:spPr>
                </pic:pic>
              </a:graphicData>
            </a:graphic>
          </wp:inline>
        </w:drawing>
      </w:r>
    </w:p>
    <w:p w:rsidR="00E65400" w:rsidRDefault="00352653" w:rsidP="004B491D">
      <w:pPr>
        <w:pStyle w:val="Heading3"/>
        <w:jc w:val="center"/>
      </w:pPr>
      <w:bookmarkStart w:id="17" w:name="_Toc336514067"/>
      <w:bookmarkStart w:id="18" w:name="_Toc343846215"/>
      <w:r>
        <w:t xml:space="preserve">Figure 2: Main </w:t>
      </w:r>
      <w:r w:rsidR="00EF5DA7">
        <w:t xml:space="preserve">Display </w:t>
      </w:r>
      <w:r>
        <w:t>Window</w:t>
      </w:r>
      <w:bookmarkEnd w:id="17"/>
      <w:r w:rsidR="008F2BCD">
        <w:t>, with full screen selected</w:t>
      </w:r>
      <w:bookmarkEnd w:id="18"/>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9" w:name="_Toc343846216"/>
      <w:r>
        <w:t>Figure 3: Main Display Window (DISPLAY FROZEN)</w:t>
      </w:r>
      <w:bookmarkEnd w:id="19"/>
    </w:p>
    <w:p w:rsidR="00F55588" w:rsidRPr="00F55588" w:rsidRDefault="00F55588" w:rsidP="00F55588"/>
    <w:p w:rsidR="00EF5DA7" w:rsidRDefault="00277C18" w:rsidP="004B491D">
      <w:pPr>
        <w:pStyle w:val="Heading3"/>
        <w:jc w:val="center"/>
      </w:pPr>
      <w:bookmarkStart w:id="20" w:name="_Toc341724331"/>
      <w:bookmarkStart w:id="21"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0"/>
      <w:bookmarkEnd w:id="21"/>
    </w:p>
    <w:p w:rsidR="00EF5DA7" w:rsidRDefault="007626A6" w:rsidP="004B491D">
      <w:pPr>
        <w:pStyle w:val="Heading3"/>
        <w:jc w:val="center"/>
      </w:pPr>
      <w:bookmarkStart w:id="22" w:name="_Toc336514068"/>
      <w:bookmarkStart w:id="23" w:name="_Toc343846217"/>
      <w:r>
        <w:t>Figure 4</w:t>
      </w:r>
      <w:r w:rsidR="00EF5DA7">
        <w:t>: Main Capture Window</w:t>
      </w:r>
      <w:bookmarkEnd w:id="22"/>
      <w:bookmarkEnd w:id="23"/>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4" w:name="_Toc334523348"/>
      <w:bookmarkStart w:id="25" w:name="_Toc343846218"/>
      <w:r w:rsidRPr="002715E1">
        <w:t>Data Item Presence</w:t>
      </w:r>
      <w:bookmarkEnd w:id="24"/>
      <w:bookmarkEnd w:id="25"/>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6" w:name="_Toc341724334"/>
      <w:bookmarkStart w:id="27" w:name="_Toc341726190"/>
      <w:bookmarkStart w:id="28" w:name="_Toc334523349"/>
      <w:bookmarkStart w:id="29"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6"/>
      <w:bookmarkEnd w:id="27"/>
    </w:p>
    <w:p w:rsidR="007328E0" w:rsidRDefault="008B7799" w:rsidP="004B491D">
      <w:pPr>
        <w:pStyle w:val="Heading3"/>
        <w:jc w:val="center"/>
      </w:pPr>
      <w:bookmarkStart w:id="30" w:name="_Toc343846219"/>
      <w:r>
        <w:t>Figure 5</w:t>
      </w:r>
      <w:r w:rsidR="002715E1">
        <w:t xml:space="preserve">: Data Item </w:t>
      </w:r>
      <w:r w:rsidR="007328E0">
        <w:t>presences</w:t>
      </w:r>
      <w:bookmarkEnd w:id="28"/>
      <w:bookmarkEnd w:id="29"/>
      <w:bookmarkEnd w:id="30"/>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1" w:name="_Toc334523350"/>
      <w:bookmarkStart w:id="32" w:name="_Toc343846220"/>
      <w:r w:rsidRPr="002715E1">
        <w:t>Data Item View</w:t>
      </w:r>
      <w:bookmarkEnd w:id="31"/>
      <w:bookmarkEnd w:id="32"/>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3" w:name="_Toc341724337"/>
      <w:bookmarkStart w:id="34"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3"/>
      <w:bookmarkEnd w:id="34"/>
    </w:p>
    <w:p w:rsidR="002715E1" w:rsidRDefault="008B7799" w:rsidP="004B491D">
      <w:pPr>
        <w:pStyle w:val="Heading3"/>
        <w:jc w:val="center"/>
      </w:pPr>
      <w:bookmarkStart w:id="35" w:name="_Toc334523351"/>
      <w:bookmarkStart w:id="36" w:name="_Toc336514070"/>
      <w:bookmarkStart w:id="37" w:name="_Toc343846221"/>
      <w:r>
        <w:t>Figure 6</w:t>
      </w:r>
      <w:r w:rsidR="00475FA7">
        <w:t>: Data Item View</w:t>
      </w:r>
      <w:bookmarkEnd w:id="35"/>
      <w:bookmarkEnd w:id="36"/>
      <w:bookmarkEnd w:id="37"/>
    </w:p>
    <w:p w:rsidR="00475FA7" w:rsidRPr="00475FA7" w:rsidRDefault="00475FA7" w:rsidP="00AF456A">
      <w:r>
        <w:br w:type="page"/>
      </w:r>
    </w:p>
    <w:p w:rsidR="00D021E6" w:rsidRDefault="002715E1" w:rsidP="00D021E6">
      <w:pPr>
        <w:pStyle w:val="Heading1"/>
        <w:jc w:val="center"/>
      </w:pPr>
      <w:bookmarkStart w:id="38" w:name="_Toc334523352"/>
      <w:bookmarkStart w:id="39" w:name="_Toc343846222"/>
      <w:r>
        <w:lastRenderedPageBreak/>
        <w:t>View by</w:t>
      </w:r>
      <w:r w:rsidR="00D021E6">
        <w:t xml:space="preserve"> Mode-A</w:t>
      </w:r>
      <w:r w:rsidR="00B55A99" w:rsidRPr="002715E1">
        <w:t xml:space="preserve"> Code</w:t>
      </w:r>
      <w:bookmarkEnd w:id="38"/>
      <w:bookmarkEnd w:id="39"/>
    </w:p>
    <w:p w:rsidR="00C97478" w:rsidRPr="00C97478" w:rsidRDefault="00C97478" w:rsidP="00D6138B"/>
    <w:p w:rsidR="002715E1" w:rsidRPr="002715E1" w:rsidRDefault="0093227D" w:rsidP="0058033F">
      <w:pPr>
        <w:pStyle w:val="Heading3"/>
        <w:jc w:val="center"/>
      </w:pPr>
      <w:bookmarkStart w:id="40" w:name="_Toc341724340"/>
      <w:bookmarkStart w:id="41"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0"/>
      <w:bookmarkEnd w:id="41"/>
    </w:p>
    <w:p w:rsidR="001A1D5D" w:rsidRPr="00475FA7" w:rsidRDefault="001E7E98" w:rsidP="00913D1C">
      <w:pPr>
        <w:pStyle w:val="Heading3"/>
        <w:jc w:val="center"/>
      </w:pPr>
      <w:bookmarkStart w:id="42" w:name="_Toc334523353"/>
      <w:bookmarkStart w:id="43" w:name="_Toc336514071"/>
      <w:bookmarkStart w:id="44" w:name="_Toc343846223"/>
      <w:r>
        <w:t>Figure 7</w:t>
      </w:r>
      <w:r w:rsidR="00475FA7">
        <w:t xml:space="preserve">: View data by </w:t>
      </w:r>
      <w:r w:rsidR="00AF6615">
        <w:t>SSR</w:t>
      </w:r>
      <w:r w:rsidR="00475FA7">
        <w:t xml:space="preserve"> code</w:t>
      </w:r>
      <w:bookmarkEnd w:id="42"/>
      <w:bookmarkEnd w:id="43"/>
      <w:bookmarkEnd w:id="44"/>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5" w:name="_Toc334523354"/>
      <w:bookmarkStart w:id="46" w:name="_Toc343846224"/>
      <w:r w:rsidRPr="002715E1">
        <w:lastRenderedPageBreak/>
        <w:t>Export</w:t>
      </w:r>
      <w:bookmarkEnd w:id="45"/>
      <w:r w:rsidR="0058033F">
        <w:t xml:space="preserve"> (Earth Plot or GePath)</w:t>
      </w:r>
      <w:bookmarkEnd w:id="46"/>
    </w:p>
    <w:p w:rsidR="00D30436" w:rsidRPr="00D30436" w:rsidRDefault="00D30436" w:rsidP="002715E1"/>
    <w:p w:rsidR="002715E1" w:rsidRDefault="00924616" w:rsidP="00913D1C">
      <w:pPr>
        <w:pStyle w:val="Heading3"/>
        <w:jc w:val="center"/>
      </w:pPr>
      <w:bookmarkStart w:id="47" w:name="_Toc341724343"/>
      <w:bookmarkStart w:id="48"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7"/>
      <w:bookmarkEnd w:id="48"/>
    </w:p>
    <w:p w:rsidR="002715E1" w:rsidRDefault="007038D9" w:rsidP="00913D1C">
      <w:pPr>
        <w:pStyle w:val="Heading3"/>
        <w:jc w:val="center"/>
      </w:pPr>
      <w:bookmarkStart w:id="49" w:name="_Toc334523355"/>
      <w:bookmarkStart w:id="50" w:name="_Toc336514072"/>
      <w:bookmarkStart w:id="51" w:name="_Toc343846225"/>
      <w:r>
        <w:t>Figure 8</w:t>
      </w:r>
      <w:r w:rsidR="00AF6615">
        <w:t>: Ex</w:t>
      </w:r>
      <w:r w:rsidR="00D3719D">
        <w:t>port to Earth Plot format by Mode-A</w:t>
      </w:r>
      <w:r w:rsidR="00AF6615">
        <w:t xml:space="preserve"> code</w:t>
      </w:r>
      <w:bookmarkEnd w:id="49"/>
      <w:bookmarkEnd w:id="50"/>
      <w:bookmarkEnd w:id="51"/>
    </w:p>
    <w:p w:rsidR="00913D1C" w:rsidRPr="00913D1C" w:rsidRDefault="00913D1C" w:rsidP="00913D1C"/>
    <w:p w:rsidR="00AF6615" w:rsidRPr="00913D1C" w:rsidRDefault="00621039" w:rsidP="00913D1C">
      <w:pPr>
        <w:pStyle w:val="Heading3"/>
        <w:jc w:val="center"/>
      </w:pPr>
      <w:bookmarkStart w:id="52" w:name="_Toc341724345"/>
      <w:bookmarkStart w:id="53"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2"/>
      <w:bookmarkEnd w:id="53"/>
    </w:p>
    <w:p w:rsidR="009737C5" w:rsidRDefault="007038D9" w:rsidP="008527AA">
      <w:pPr>
        <w:pStyle w:val="Heading3"/>
        <w:jc w:val="center"/>
        <w:rPr>
          <w:noProof/>
        </w:rPr>
      </w:pPr>
      <w:bookmarkStart w:id="54" w:name="_Toc334523356"/>
      <w:bookmarkStart w:id="55" w:name="_Toc336514073"/>
      <w:bookmarkStart w:id="56"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4"/>
      <w:bookmarkEnd w:id="55"/>
      <w:r w:rsidR="00DC4F38">
        <w:rPr>
          <w:noProof/>
        </w:rPr>
        <w:t xml:space="preserve"> (black and pink)</w:t>
      </w:r>
      <w:r w:rsidR="00621039">
        <w:rPr>
          <w:noProof/>
        </w:rPr>
        <w:t xml:space="preserve"> landings at Sarajevo airpot.</w:t>
      </w:r>
      <w:bookmarkEnd w:id="56"/>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7" w:name="_Toc334523357"/>
    </w:p>
    <w:p w:rsidR="002E6613" w:rsidRDefault="002E6613" w:rsidP="000E0490">
      <w:pPr>
        <w:pStyle w:val="Heading1"/>
        <w:jc w:val="center"/>
        <w:rPr>
          <w:noProof/>
        </w:rPr>
      </w:pPr>
      <w:bookmarkStart w:id="58" w:name="_Toc343846227"/>
      <w:r>
        <w:rPr>
          <w:noProof/>
        </w:rPr>
        <w:t>Live Display in Google Earth</w:t>
      </w:r>
      <w:bookmarkEnd w:id="58"/>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9" w:name="_Toc343846228"/>
      <w:r>
        <w:t>Figure 10</w:t>
      </w:r>
      <w:r w:rsidR="001C20A9">
        <w:t xml:space="preserve">: Live </w:t>
      </w:r>
      <w:r w:rsidR="00760220">
        <w:t xml:space="preserve">traffic </w:t>
      </w:r>
      <w:r w:rsidR="001C20A9">
        <w:t>display in Google Earth</w:t>
      </w:r>
      <w:bookmarkEnd w:id="59"/>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0" w:name="_Toc343846229"/>
      <w:r>
        <w:t>Figure 11</w:t>
      </w:r>
      <w:r w:rsidR="00DE37D5">
        <w:t>: Setting</w:t>
      </w:r>
      <w:r w:rsidR="00561D13">
        <w:t>s of Google Earth</w:t>
      </w:r>
      <w:bookmarkEnd w:id="60"/>
    </w:p>
    <w:p w:rsidR="009737C5" w:rsidRDefault="005F2D9A" w:rsidP="000E0490">
      <w:pPr>
        <w:pStyle w:val="Heading1"/>
        <w:jc w:val="center"/>
        <w:rPr>
          <w:noProof/>
        </w:rPr>
      </w:pPr>
      <w:bookmarkStart w:id="61"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7"/>
      <w:bookmarkEnd w:id="61"/>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2" w:name="_Toc341724351"/>
      <w:bookmarkStart w:id="63"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2"/>
      <w:bookmarkEnd w:id="63"/>
    </w:p>
    <w:p w:rsidR="00913D1C" w:rsidRDefault="0042275C" w:rsidP="00913D1C">
      <w:pPr>
        <w:pStyle w:val="Heading3"/>
        <w:jc w:val="center"/>
        <w:rPr>
          <w:noProof/>
        </w:rPr>
      </w:pPr>
      <w:bookmarkStart w:id="64" w:name="_Toc336514075"/>
      <w:bookmarkStart w:id="65" w:name="_Toc343846231"/>
      <w:r>
        <w:rPr>
          <w:noProof/>
        </w:rPr>
        <w:t>Figure 12</w:t>
      </w:r>
      <w:r w:rsidR="00E92989" w:rsidRPr="00E92989">
        <w:rPr>
          <w:noProof/>
        </w:rPr>
        <w:t xml:space="preserve">: </w:t>
      </w:r>
      <w:r w:rsidR="00E92989">
        <w:rPr>
          <w:noProof/>
        </w:rPr>
        <w:t>Map with user defined and Google terrain overlay</w:t>
      </w:r>
      <w:bookmarkEnd w:id="64"/>
      <w:bookmarkEnd w:id="65"/>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6" w:name="_Toc341724353"/>
      <w:bookmarkStart w:id="67"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6"/>
      <w:bookmarkEnd w:id="67"/>
    </w:p>
    <w:p w:rsidR="00747F35" w:rsidRDefault="0042275C" w:rsidP="00913D1C">
      <w:pPr>
        <w:pStyle w:val="Heading3"/>
        <w:jc w:val="center"/>
        <w:rPr>
          <w:noProof/>
        </w:rPr>
      </w:pPr>
      <w:bookmarkStart w:id="68" w:name="_Toc336514076"/>
      <w:bookmarkStart w:id="69" w:name="_Toc343846232"/>
      <w:r>
        <w:rPr>
          <w:noProof/>
        </w:rPr>
        <w:t>Figure 13</w:t>
      </w:r>
      <w:r w:rsidR="007C4953">
        <w:rPr>
          <w:noProof/>
        </w:rPr>
        <w:t>: Passive display no filter</w:t>
      </w:r>
      <w:bookmarkEnd w:id="68"/>
      <w:bookmarkEnd w:id="69"/>
    </w:p>
    <w:p w:rsidR="007C4953" w:rsidRPr="00913D1C" w:rsidRDefault="000720D1" w:rsidP="00913D1C">
      <w:pPr>
        <w:pStyle w:val="Heading3"/>
        <w:jc w:val="center"/>
        <w:rPr>
          <w:noProof/>
        </w:rPr>
      </w:pPr>
      <w:bookmarkStart w:id="70" w:name="_Toc341724355"/>
      <w:bookmarkStart w:id="71"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0"/>
      <w:bookmarkEnd w:id="71"/>
    </w:p>
    <w:p w:rsidR="000720D1" w:rsidRDefault="0042275C" w:rsidP="00913D1C">
      <w:pPr>
        <w:pStyle w:val="Heading3"/>
        <w:jc w:val="center"/>
      </w:pPr>
      <w:bookmarkStart w:id="72" w:name="_Toc336514077"/>
      <w:bookmarkStart w:id="73" w:name="_Toc343846233"/>
      <w:r>
        <w:t>Figure 14</w:t>
      </w:r>
      <w:r w:rsidR="007C4953">
        <w:t xml:space="preserve">: Passive filter – </w:t>
      </w:r>
      <w:bookmarkEnd w:id="72"/>
      <w:r w:rsidR="00C92E66">
        <w:t>by Mode-A</w:t>
      </w:r>
      <w:r w:rsidR="006C3F51">
        <w:t xml:space="preserve"> code</w:t>
      </w:r>
      <w:bookmarkEnd w:id="73"/>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4" w:name="_Toc343846234"/>
      <w:r>
        <w:t>Track Label</w:t>
      </w:r>
      <w:bookmarkEnd w:id="74"/>
    </w:p>
    <w:p w:rsidR="00837100" w:rsidRPr="00837100" w:rsidRDefault="00837100" w:rsidP="00837100"/>
    <w:p w:rsidR="005556D9" w:rsidRDefault="00F30FDA" w:rsidP="005556D9">
      <w:pPr>
        <w:pStyle w:val="Heading3"/>
        <w:jc w:val="center"/>
      </w:pPr>
      <w:bookmarkStart w:id="75" w:name="_Toc341724358"/>
      <w:bookmarkStart w:id="76"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5"/>
      <w:bookmarkEnd w:id="76"/>
    </w:p>
    <w:p w:rsidR="00566D76" w:rsidRDefault="004319B9" w:rsidP="00E71238">
      <w:pPr>
        <w:pStyle w:val="Heading3"/>
        <w:jc w:val="center"/>
      </w:pPr>
      <w:bookmarkStart w:id="77" w:name="_Toc343846235"/>
      <w:r>
        <w:t>F</w:t>
      </w:r>
      <w:r w:rsidR="00035B9D">
        <w:t>igure 15</w:t>
      </w:r>
      <w:r w:rsidR="005556D9">
        <w:t xml:space="preserve">: </w:t>
      </w:r>
      <w:r w:rsidR="00E71238">
        <w:t>Label Example</w:t>
      </w:r>
      <w:r w:rsidR="00E3054E">
        <w:t xml:space="preserve"> (selected)</w:t>
      </w:r>
      <w:bookmarkEnd w:id="77"/>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8" w:name="_Toc343846236"/>
      <w:r>
        <w:lastRenderedPageBreak/>
        <w:t>Range and Bearing Tool</w:t>
      </w:r>
      <w:bookmarkEnd w:id="78"/>
    </w:p>
    <w:p w:rsidR="00EF6254" w:rsidRPr="00EF6254" w:rsidRDefault="00EF6254" w:rsidP="00EF6254"/>
    <w:p w:rsidR="00EF6254" w:rsidRDefault="00EF6254" w:rsidP="00EF6254">
      <w:pPr>
        <w:jc w:val="center"/>
      </w:pPr>
      <w:bookmarkStart w:id="79" w:name="_GoBack"/>
      <w:bookmarkEnd w:id="79"/>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846237"/>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1" w:name="_Toc343846238"/>
      <w:r>
        <w:t>SEP Tool</w:t>
      </w:r>
      <w:bookmarkEnd w:id="81"/>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2" w:name="_Toc343846239"/>
      <w:r>
        <w:t>Figure 15.2: SEP Tool</w:t>
      </w:r>
      <w:bookmarkEnd w:id="82"/>
    </w:p>
    <w:p w:rsidR="00DB190C" w:rsidRDefault="00DB190C" w:rsidP="00DB190C">
      <w:pPr>
        <w:jc w:val="center"/>
      </w:pPr>
    </w:p>
    <w:p w:rsidR="00E71238" w:rsidRDefault="00E71238" w:rsidP="00E71238">
      <w:pPr>
        <w:pStyle w:val="Heading1"/>
        <w:jc w:val="center"/>
      </w:pPr>
      <w:bookmarkStart w:id="83" w:name="_Toc343846240"/>
      <w:r>
        <w:lastRenderedPageBreak/>
        <w:t>Extended Label</w:t>
      </w:r>
      <w:bookmarkEnd w:id="83"/>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4" w:name="_Toc343846241"/>
      <w:r>
        <w:t>Figure 15.3</w:t>
      </w:r>
      <w:r w:rsidR="00566D76">
        <w:t>: Extended label</w:t>
      </w:r>
      <w:bookmarkEnd w:id="84"/>
      <w:r w:rsidR="00566D76">
        <w:t xml:space="preserve"> </w:t>
      </w:r>
    </w:p>
    <w:p w:rsidR="00566D76" w:rsidRDefault="00D8107D" w:rsidP="00D8107D">
      <w:pPr>
        <w:pStyle w:val="Heading3"/>
        <w:spacing w:before="0"/>
        <w:jc w:val="center"/>
      </w:pPr>
      <w:bookmarkStart w:id="85" w:name="_Toc343846242"/>
      <w:r>
        <w:t>(S</w:t>
      </w:r>
      <w:r w:rsidR="00566D76">
        <w:t>hows additio</w:t>
      </w:r>
      <w:r>
        <w:t>nal data for the selected label</w:t>
      </w:r>
      <w:r w:rsidR="00566D76">
        <w:t>)</w:t>
      </w:r>
      <w:bookmarkEnd w:id="85"/>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6" w:name="_Toc343846243"/>
      <w:r w:rsidRPr="00272081">
        <w:rPr>
          <w:b w:val="0"/>
        </w:rPr>
        <w:t>Display Attributes</w:t>
      </w:r>
      <w:bookmarkEnd w:id="86"/>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7" w:name="_Toc341724364"/>
      <w:bookmarkStart w:id="88"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7"/>
      <w:bookmarkEnd w:id="88"/>
    </w:p>
    <w:p w:rsidR="00065BC6" w:rsidRDefault="00A77D91" w:rsidP="00913D1C">
      <w:pPr>
        <w:pStyle w:val="Heading3"/>
        <w:jc w:val="center"/>
      </w:pPr>
      <w:bookmarkStart w:id="89" w:name="_Toc336514078"/>
      <w:bookmarkStart w:id="90" w:name="_Toc343846244"/>
      <w:r>
        <w:t>Figure 1</w:t>
      </w:r>
      <w:r w:rsidR="002A5127">
        <w:t>6</w:t>
      </w:r>
      <w:r w:rsidR="00065BC6">
        <w:t>: Menu to Access Display configuration windows</w:t>
      </w:r>
      <w:bookmarkEnd w:id="89"/>
      <w:bookmarkEnd w:id="90"/>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1" w:name="_Toc341724366"/>
      <w:bookmarkStart w:id="92"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91"/>
      <w:bookmarkEnd w:id="92"/>
    </w:p>
    <w:p w:rsidR="008250F8" w:rsidRPr="008250F8" w:rsidRDefault="00A77D91" w:rsidP="00A07EA9">
      <w:pPr>
        <w:pStyle w:val="Heading3"/>
        <w:jc w:val="center"/>
      </w:pPr>
      <w:bookmarkStart w:id="93" w:name="_Toc336514079"/>
      <w:bookmarkStart w:id="94" w:name="_Toc343846245"/>
      <w:r>
        <w:t>Figure 1</w:t>
      </w:r>
      <w:r w:rsidR="0099247A">
        <w:t>7</w:t>
      </w:r>
      <w:r w:rsidR="008250F8">
        <w:t>: Display Attributes</w:t>
      </w:r>
      <w:bookmarkEnd w:id="93"/>
      <w:bookmarkEnd w:id="94"/>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5" w:name="_Toc343846246"/>
      <w:r w:rsidRPr="00272081">
        <w:rPr>
          <w:b w:val="0"/>
        </w:rPr>
        <w:t>Display Items</w:t>
      </w:r>
      <w:bookmarkEnd w:id="95"/>
    </w:p>
    <w:p w:rsidR="008D2D80" w:rsidRDefault="008D2D80" w:rsidP="00AC47BC">
      <w:pPr>
        <w:spacing w:after="0"/>
        <w:outlineLvl w:val="0"/>
      </w:pPr>
    </w:p>
    <w:p w:rsidR="009C5DE0" w:rsidRDefault="007A68E6" w:rsidP="00285220">
      <w:pPr>
        <w:pStyle w:val="Heading3"/>
        <w:jc w:val="center"/>
      </w:pPr>
      <w:bookmarkStart w:id="96" w:name="_Toc341724369"/>
      <w:bookmarkStart w:id="97"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6"/>
      <w:bookmarkEnd w:id="97"/>
    </w:p>
    <w:p w:rsidR="009A0021" w:rsidRDefault="005F48DF" w:rsidP="00285220">
      <w:pPr>
        <w:pStyle w:val="Heading3"/>
        <w:jc w:val="center"/>
      </w:pPr>
      <w:bookmarkStart w:id="98" w:name="_Toc336514080"/>
      <w:bookmarkStart w:id="99" w:name="_Toc343846247"/>
      <w:r>
        <w:t>Figure 1</w:t>
      </w:r>
      <w:r w:rsidR="0099247A">
        <w:t>8</w:t>
      </w:r>
      <w:r w:rsidR="009C5DE0">
        <w:t>: Display Items</w:t>
      </w:r>
      <w:bookmarkEnd w:id="98"/>
      <w:bookmarkEnd w:id="99"/>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100" w:name="_Toc343846248"/>
      <w:r w:rsidRPr="00272081">
        <w:rPr>
          <w:b w:val="0"/>
        </w:rPr>
        <w:t>Label Attributes</w:t>
      </w:r>
      <w:bookmarkEnd w:id="10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1" w:name="_Toc341724372"/>
      <w:bookmarkStart w:id="102"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101"/>
      <w:bookmarkEnd w:id="102"/>
    </w:p>
    <w:p w:rsidR="00870C75" w:rsidRPr="00A60434" w:rsidRDefault="005F48DF" w:rsidP="00A60434">
      <w:pPr>
        <w:pStyle w:val="Heading3"/>
        <w:jc w:val="center"/>
      </w:pPr>
      <w:bookmarkStart w:id="103" w:name="_Toc336514081"/>
      <w:bookmarkStart w:id="104" w:name="_Toc343846249"/>
      <w:r>
        <w:t>Figure 1</w:t>
      </w:r>
      <w:r w:rsidR="0099247A">
        <w:t>9</w:t>
      </w:r>
      <w:r w:rsidR="000F7455">
        <w:t>: Label Attributes Picker</w:t>
      </w:r>
      <w:bookmarkEnd w:id="103"/>
      <w:bookmarkEnd w:id="104"/>
    </w:p>
    <w:p w:rsidR="00A60434" w:rsidRPr="00BC3120" w:rsidRDefault="00A60434" w:rsidP="00BC3120">
      <w:pPr>
        <w:pStyle w:val="Heading1"/>
        <w:jc w:val="center"/>
      </w:pPr>
      <w:bookmarkStart w:id="105" w:name="_Toc343846250"/>
      <w:r>
        <w:t>Choosing Category to Process</w:t>
      </w:r>
      <w:bookmarkEnd w:id="10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6" w:name="_Toc336514082"/>
      <w:bookmarkStart w:id="107" w:name="_Toc343846251"/>
      <w:bookmarkStart w:id="108" w:name="_Toc334523368"/>
      <w:r>
        <w:t>Figure 20</w:t>
      </w:r>
      <w:r w:rsidR="000178C9">
        <w:t>: Category decoder selector</w:t>
      </w:r>
      <w:bookmarkEnd w:id="106"/>
      <w:bookmarkEnd w:id="107"/>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9" w:name="_Toc343846252"/>
      <w:r>
        <w:lastRenderedPageBreak/>
        <w:t>ASTERIX Recording</w:t>
      </w:r>
      <w:r w:rsidR="005E4F22">
        <w:t xml:space="preserve"> &amp; Forwarding</w:t>
      </w:r>
      <w:bookmarkEnd w:id="10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10" w:name="_Toc343846253"/>
      <w:r>
        <w:t>Figure 21</w:t>
      </w:r>
      <w:r w:rsidR="004319B9">
        <w:t>: Data Recording and Forwarding</w:t>
      </w:r>
      <w:bookmarkEnd w:id="11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1" w:name="_Toc343846254"/>
      <w:r>
        <w:t xml:space="preserve">ASTERIX </w:t>
      </w:r>
      <w:r w:rsidR="00A22BBE">
        <w:t>Replay</w:t>
      </w:r>
      <w:bookmarkEnd w:id="11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2" w:name="_Toc343846255"/>
      <w:r>
        <w:t>Figure 22</w:t>
      </w:r>
      <w:r w:rsidR="005D0A15">
        <w:t>: ASTERIX Replay</w:t>
      </w:r>
      <w:bookmarkEnd w:id="11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3" w:name="_Toc343846256"/>
      <w:r>
        <w:t>“Replay” to “Raw”</w:t>
      </w:r>
      <w:bookmarkEnd w:id="11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4" w:name="_Toc343846257"/>
      <w:r>
        <w:t>Figure 23</w:t>
      </w:r>
      <w:r w:rsidR="00EB4DE1">
        <w:t>: Replay to Raw format</w:t>
      </w:r>
      <w:bookmarkEnd w:id="11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5" w:name="_Toc343846258"/>
      <w:r>
        <w:t xml:space="preserve">System </w:t>
      </w:r>
      <w:r w:rsidR="00946BE0">
        <w:t xml:space="preserve">Configuration and </w:t>
      </w:r>
      <w:r>
        <w:t>Status</w:t>
      </w:r>
      <w:bookmarkEnd w:id="11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6" w:name="_Toc343846259"/>
      <w:r>
        <w:t>Figure 24: Three screen shoots of System Status Display (GO, History and Data Loss)</w:t>
      </w:r>
      <w:bookmarkEnd w:id="11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7" w:name="_Toc343846260"/>
      <w:r>
        <w:lastRenderedPageBreak/>
        <w:t>Miscellaneous Settings</w:t>
      </w:r>
      <w:bookmarkEnd w:id="11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41"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8" w:name="_Toc343846261"/>
      <w:r>
        <w:t>Figure 25: Miscellaneous Settings</w:t>
      </w:r>
      <w:bookmarkEnd w:id="118"/>
    </w:p>
    <w:p w:rsidR="00B327E2" w:rsidRDefault="00B327E2" w:rsidP="00B327E2">
      <w:pPr>
        <w:pStyle w:val="Heading1"/>
        <w:jc w:val="center"/>
      </w:pPr>
      <w:bookmarkStart w:id="119" w:name="_Toc343846262"/>
      <w:r>
        <w:t>STCA (Short Term Conflict Alert)</w:t>
      </w:r>
    </w:p>
    <w:p w:rsidR="00E20638" w:rsidRPr="00E20638" w:rsidRDefault="00E20638" w:rsidP="00E20638">
      <w:proofErr w:type="spellStart"/>
      <w:r>
        <w:t>Tralaaa</w:t>
      </w:r>
      <w:proofErr w:type="spellEnd"/>
    </w:p>
    <w:p w:rsidR="00B327E2" w:rsidRDefault="00B327E2" w:rsidP="0035674D">
      <w:pPr>
        <w:pStyle w:val="Heading1"/>
        <w:jc w:val="center"/>
      </w:pPr>
    </w:p>
    <w:p w:rsidR="00C504D9" w:rsidRDefault="007A2595" w:rsidP="0035674D">
      <w:pPr>
        <w:pStyle w:val="Heading1"/>
        <w:jc w:val="center"/>
      </w:pPr>
      <w:r>
        <w:t>I</w:t>
      </w:r>
      <w:r w:rsidR="00C504D9">
        <w:t>mplemented Decoders (so far)</w:t>
      </w:r>
      <w:bookmarkEnd w:id="119"/>
    </w:p>
    <w:p w:rsidR="0035674D" w:rsidRPr="0035674D" w:rsidRDefault="0035674D" w:rsidP="0035674D"/>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CAT01</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090 Mode-C </w:t>
      </w:r>
      <w:proofErr w:type="gramStart"/>
      <w:r w:rsidRPr="00F94464">
        <w:rPr>
          <w:rFonts w:cs="Consolas"/>
          <w:sz w:val="20"/>
          <w:szCs w:val="20"/>
        </w:rPr>
        <w:t>Code</w:t>
      </w:r>
      <w:proofErr w:type="gramEnd"/>
      <w:r w:rsidRPr="00F94464">
        <w:rPr>
          <w:rFonts w:cs="Consolas"/>
          <w:sz w:val="20"/>
          <w:szCs w:val="20"/>
        </w:rPr>
        <w:t xml:space="preserve"> in Binary Representation</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141 Truncated Time of Day</w:t>
      </w:r>
    </w:p>
    <w:p w:rsidR="005B7C38" w:rsidRPr="00B70707" w:rsidRDefault="005B7C38" w:rsidP="005B7C38">
      <w:pPr>
        <w:autoSpaceDE w:val="0"/>
        <w:autoSpaceDN w:val="0"/>
        <w:adjustRightInd w:val="0"/>
        <w:spacing w:after="0" w:line="240" w:lineRule="auto"/>
        <w:ind w:left="1440" w:firstLine="720"/>
        <w:rPr>
          <w:rFonts w:cs="Consolas"/>
          <w:sz w:val="19"/>
          <w:szCs w:val="19"/>
        </w:rPr>
      </w:pPr>
      <w:r w:rsidRPr="00B70707">
        <w:rPr>
          <w:rFonts w:cs="Consolas"/>
          <w:sz w:val="19"/>
          <w:szCs w:val="19"/>
        </w:rPr>
        <w:t xml:space="preserve">200 Calculated Track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5B7C38" w:rsidRPr="00F94464" w:rsidRDefault="005B7C38"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CAT02</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Time of Day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CAT48</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Slant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090 Flight Level in Binary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lastRenderedPageBreak/>
        <w:tab/>
      </w:r>
      <w:r w:rsidRPr="00F94464">
        <w:rPr>
          <w:rFonts w:cs="Consolas"/>
          <w:sz w:val="20"/>
          <w:szCs w:val="20"/>
        </w:rPr>
        <w:tab/>
        <w:t>140 Time of Day</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Aircraft Address</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240 Aircraft Identification</w:t>
      </w:r>
    </w:p>
    <w:p w:rsidR="00B70707" w:rsidRPr="00B70707" w:rsidRDefault="00B70707" w:rsidP="00B70707">
      <w:pPr>
        <w:autoSpaceDE w:val="0"/>
        <w:autoSpaceDN w:val="0"/>
        <w:adjustRightInd w:val="0"/>
        <w:spacing w:after="0" w:line="240" w:lineRule="auto"/>
        <w:rPr>
          <w:rFonts w:cs="Consolas"/>
          <w:sz w:val="19"/>
          <w:szCs w:val="19"/>
        </w:rPr>
      </w:pPr>
      <w:r>
        <w:rPr>
          <w:rFonts w:cs="Consolas"/>
          <w:sz w:val="20"/>
          <w:szCs w:val="20"/>
        </w:rPr>
        <w:tab/>
      </w:r>
      <w:r>
        <w:rPr>
          <w:rFonts w:cs="Consolas"/>
          <w:sz w:val="20"/>
          <w:szCs w:val="20"/>
        </w:rPr>
        <w:tab/>
      </w:r>
      <w:r>
        <w:rPr>
          <w:rFonts w:cs="Consolas"/>
          <w:sz w:val="20"/>
          <w:szCs w:val="20"/>
        </w:rPr>
        <w:tab/>
      </w:r>
      <w:r w:rsidRPr="00B70707">
        <w:rPr>
          <w:rFonts w:cs="Consolas"/>
          <w:sz w:val="19"/>
          <w:szCs w:val="19"/>
        </w:rPr>
        <w:t>200 Calculated Trac</w:t>
      </w:r>
      <w:r w:rsidRPr="00B70707">
        <w:rPr>
          <w:rFonts w:cs="Consolas"/>
          <w:sz w:val="19"/>
          <w:szCs w:val="19"/>
        </w:rPr>
        <w:t xml:space="preserve">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250 </w:t>
      </w:r>
      <w:proofErr w:type="gramStart"/>
      <w:r w:rsidRPr="00F94464">
        <w:rPr>
          <w:rFonts w:cs="Consolas"/>
          <w:sz w:val="20"/>
          <w:szCs w:val="20"/>
        </w:rPr>
        <w:t>Mode-</w:t>
      </w:r>
      <w:proofErr w:type="gramEnd"/>
      <w:r w:rsidRPr="00F94464">
        <w:rPr>
          <w:rFonts w:cs="Consolas"/>
          <w:sz w:val="20"/>
          <w:szCs w:val="20"/>
        </w:rPr>
        <w:t>S 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BDS40 Selected Vertical Intention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MCP/FCU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FMS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Barometric Pressure Setting Minus 800mb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Status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BDS60 Heading and speed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Indicated Airspeed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Barometric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Inertial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BDS50 Track and turn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Track Angle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True Airspeed</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CAT34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t xml:space="preserve">    </w:t>
      </w:r>
      <w:r w:rsidR="00F94464" w:rsidRPr="00F94464">
        <w:rPr>
          <w:rFonts w:cs="Consolas"/>
          <w:sz w:val="20"/>
          <w:szCs w:val="20"/>
        </w:rPr>
        <w:tab/>
      </w:r>
      <w:r w:rsidRPr="00F94464">
        <w:rPr>
          <w:rFonts w:cs="Consolas"/>
          <w:sz w:val="20"/>
          <w:szCs w:val="20"/>
        </w:rPr>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w:t>
      </w:r>
      <w:proofErr w:type="gramStart"/>
      <w:r w:rsidRPr="00F94464">
        <w:rPr>
          <w:rFonts w:cs="Consolas"/>
          <w:sz w:val="20"/>
          <w:szCs w:val="20"/>
        </w:rPr>
        <w:t>Time-of-Day</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050 System </w:t>
      </w:r>
      <w:proofErr w:type="gramStart"/>
      <w:r w:rsidRPr="00F94464">
        <w:rPr>
          <w:rFonts w:cs="Consolas"/>
          <w:sz w:val="20"/>
          <w:szCs w:val="20"/>
        </w:rPr>
        <w:t>Configuration</w:t>
      </w:r>
      <w:proofErr w:type="gramEnd"/>
      <w:r w:rsidRPr="00F94464">
        <w:rPr>
          <w:rFonts w:cs="Consolas"/>
          <w:sz w:val="20"/>
          <w:szCs w:val="20"/>
        </w:rPr>
        <w:t xml:space="preserve"> and Status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CAT62</w:t>
      </w:r>
      <w:r w:rsidRPr="00F94464">
        <w:rPr>
          <w:rFonts w:cs="Consolas"/>
          <w:sz w:val="20"/>
          <w:szCs w:val="20"/>
        </w:rPr>
        <w:tab/>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015 Service Identification</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105 Calculated Track Position (WGS-84)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060 Track </w:t>
      </w:r>
      <w:proofErr w:type="gramStart"/>
      <w:r w:rsidRPr="00F94464">
        <w:rPr>
          <w:rFonts w:cs="Consolas"/>
          <w:sz w:val="20"/>
          <w:szCs w:val="20"/>
        </w:rPr>
        <w:t>Mode</w:t>
      </w:r>
      <w:proofErr w:type="gramEnd"/>
      <w:r w:rsidRPr="00F94464">
        <w:rPr>
          <w:rFonts w:cs="Consolas"/>
          <w:sz w:val="20"/>
          <w:szCs w:val="20"/>
        </w:rPr>
        <w:t xml:space="preserve"> 3/A Code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040 Track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070 Time of Track Information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136 Measured Flight Level</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Calculated Rate of Climb/Descent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380 Aircraft Derived Data</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 Target Address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 Target Identification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3: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5: True Airspeed (TAS)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6: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7: Final State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 xml:space="preserve">Subfield # 10: COM, ACAS and Flight Status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15: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17: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18: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26: Indicated Airspeed (IAS)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27: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28: Barometric Pressure Setting (from Mode S BDS 4</w:t>
      </w:r>
      <w:proofErr w:type="gramStart"/>
      <w:r w:rsidRPr="00F94464">
        <w:rPr>
          <w:rFonts w:cs="Consolas"/>
          <w:sz w:val="20"/>
          <w:szCs w:val="20"/>
        </w:rPr>
        <w:t>,0</w:t>
      </w:r>
      <w:proofErr w:type="gramEnd"/>
      <w:r w:rsidRPr="00F94464">
        <w:rPr>
          <w:rFonts w:cs="Consolas"/>
          <w:sz w:val="20"/>
          <w:szCs w:val="20"/>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8"/>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E78" w:rsidRDefault="00E97E78" w:rsidP="00AD54C9">
      <w:pPr>
        <w:spacing w:after="0" w:line="240" w:lineRule="auto"/>
      </w:pPr>
      <w:r>
        <w:separator/>
      </w:r>
    </w:p>
  </w:endnote>
  <w:endnote w:type="continuationSeparator" w:id="0">
    <w:p w:rsidR="00E97E78" w:rsidRDefault="00E97E78"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196CAB">
              <w:rPr>
                <w:b/>
                <w:sz w:val="24"/>
                <w:szCs w:val="24"/>
              </w:rPr>
              <w:fldChar w:fldCharType="begin"/>
            </w:r>
            <w:r>
              <w:rPr>
                <w:b/>
              </w:rPr>
              <w:instrText xml:space="preserve"> PAGE </w:instrText>
            </w:r>
            <w:r w:rsidR="00196CAB">
              <w:rPr>
                <w:b/>
                <w:sz w:val="24"/>
                <w:szCs w:val="24"/>
              </w:rPr>
              <w:fldChar w:fldCharType="separate"/>
            </w:r>
            <w:r w:rsidR="00A25732">
              <w:rPr>
                <w:b/>
                <w:noProof/>
              </w:rPr>
              <w:t>33</w:t>
            </w:r>
            <w:r w:rsidR="00196CAB">
              <w:rPr>
                <w:b/>
                <w:sz w:val="24"/>
                <w:szCs w:val="24"/>
              </w:rPr>
              <w:fldChar w:fldCharType="end"/>
            </w:r>
            <w:r>
              <w:t xml:space="preserve"> of </w:t>
            </w:r>
            <w:r w:rsidR="00196CAB">
              <w:rPr>
                <w:b/>
                <w:sz w:val="24"/>
                <w:szCs w:val="24"/>
              </w:rPr>
              <w:fldChar w:fldCharType="begin"/>
            </w:r>
            <w:r>
              <w:rPr>
                <w:b/>
              </w:rPr>
              <w:instrText xml:space="preserve"> NUMPAGES  </w:instrText>
            </w:r>
            <w:r w:rsidR="00196CAB">
              <w:rPr>
                <w:b/>
                <w:sz w:val="24"/>
                <w:szCs w:val="24"/>
              </w:rPr>
              <w:fldChar w:fldCharType="separate"/>
            </w:r>
            <w:r w:rsidR="00A25732">
              <w:rPr>
                <w:b/>
                <w:noProof/>
              </w:rPr>
              <w:t>33</w:t>
            </w:r>
            <w:r w:rsidR="00196CAB">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E78" w:rsidRDefault="00E97E78" w:rsidP="00AD54C9">
      <w:pPr>
        <w:spacing w:after="0" w:line="240" w:lineRule="auto"/>
      </w:pPr>
      <w:r>
        <w:separator/>
      </w:r>
    </w:p>
  </w:footnote>
  <w:footnote w:type="continuationSeparator" w:id="0">
    <w:p w:rsidR="00E97E78" w:rsidRDefault="00E97E78"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3C1D04">
          <w:pPr>
            <w:pStyle w:val="Header"/>
            <w:rPr>
              <w:b/>
            </w:rPr>
          </w:pPr>
          <w:r>
            <w:fldChar w:fldCharType="begin"/>
          </w:r>
          <w:r>
            <w:instrText xml:space="preserve"> PAGE   \* MERGEFORMAT </w:instrText>
          </w:r>
          <w:r>
            <w:rPr>
              <w:lang w:bidi="ar-SA"/>
            </w:rPr>
            <w:fldChar w:fldCharType="separate"/>
          </w:r>
          <w:r w:rsidR="00A25732">
            <w:rPr>
              <w:noProof/>
            </w:rPr>
            <w:t>33</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C21D6"/>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5576"/>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B7C38"/>
    <w:rsid w:val="005C2B3C"/>
    <w:rsid w:val="005C2B65"/>
    <w:rsid w:val="005C38D8"/>
    <w:rsid w:val="005C530D"/>
    <w:rsid w:val="005D0A15"/>
    <w:rsid w:val="005D2712"/>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53414"/>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1E7B"/>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25120"/>
    <w:rsid w:val="00A25732"/>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975"/>
    <w:rsid w:val="00B34F23"/>
    <w:rsid w:val="00B536AB"/>
    <w:rsid w:val="00B55A99"/>
    <w:rsid w:val="00B603CE"/>
    <w:rsid w:val="00B65819"/>
    <w:rsid w:val="00B70707"/>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97E78"/>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A202D"/>
    <w:rsid w:val="00FA4272"/>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3E8655-97D8-4106-956A-70D60CAD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Pages>
  <Words>4607</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191</cp:revision>
  <cp:lastPrinted>2013-01-26T11:56:00Z</cp:lastPrinted>
  <dcterms:created xsi:type="dcterms:W3CDTF">2012-11-09T08:52:00Z</dcterms:created>
  <dcterms:modified xsi:type="dcterms:W3CDTF">2013-01-26T11:56:00Z</dcterms:modified>
</cp:coreProperties>
</file>