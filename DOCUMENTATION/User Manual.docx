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B47" w:rsidRDefault="005811AF" w:rsidP="000B2285">
      <w:pPr>
        <w:pStyle w:val="TOCHeading"/>
        <w:jc w:val="center"/>
        <w:rPr>
          <w:rFonts w:asciiTheme="minorHAnsi" w:eastAsiaTheme="minorHAnsi" w:hAnsiTheme="minorHAnsi" w:cstheme="minorBidi"/>
          <w:bCs w:val="0"/>
          <w:color w:val="4F81BD" w:themeColor="accent1"/>
          <w:sz w:val="56"/>
          <w:szCs w:val="22"/>
        </w:rPr>
      </w:pPr>
      <w:r w:rsidRPr="005811AF">
        <w:rPr>
          <w:rFonts w:asciiTheme="minorHAnsi" w:eastAsiaTheme="minorHAnsi" w:hAnsiTheme="minorHAnsi" w:cstheme="minorBidi"/>
          <w:bCs w:val="0"/>
          <w:color w:val="4F81BD" w:themeColor="accent1"/>
          <w:sz w:val="56"/>
          <w:szCs w:val="22"/>
        </w:rPr>
        <w:t>User Manual</w:t>
      </w:r>
    </w:p>
    <w:p w:rsidR="00593A52" w:rsidRPr="00593A52" w:rsidRDefault="00593A52" w:rsidP="00593A52">
      <w:pPr>
        <w:jc w:val="center"/>
        <w:rPr>
          <w:b/>
          <w:color w:val="4F81BD" w:themeColor="accent1"/>
          <w:sz w:val="36"/>
        </w:rPr>
      </w:pPr>
      <w:proofErr w:type="gramStart"/>
      <w:r w:rsidRPr="00593A52">
        <w:rPr>
          <w:b/>
          <w:color w:val="4F81BD" w:themeColor="accent1"/>
          <w:sz w:val="36"/>
        </w:rPr>
        <w:t>for</w:t>
      </w:r>
      <w:proofErr w:type="gramEnd"/>
    </w:p>
    <w:p w:rsidR="005811AF" w:rsidRDefault="005811AF" w:rsidP="005811AF">
      <w:pPr>
        <w:spacing w:after="0"/>
        <w:jc w:val="center"/>
        <w:rPr>
          <w:b/>
          <w:color w:val="4F81BD" w:themeColor="accent1"/>
          <w:sz w:val="56"/>
        </w:rPr>
      </w:pPr>
      <w:r w:rsidRPr="005811AF">
        <w:rPr>
          <w:b/>
          <w:color w:val="4F81BD" w:themeColor="accent1"/>
          <w:sz w:val="56"/>
        </w:rPr>
        <w:t>ASTERIX D</w:t>
      </w:r>
      <w:r w:rsidR="00E91480">
        <w:rPr>
          <w:b/>
          <w:color w:val="4F81BD" w:themeColor="accent1"/>
          <w:sz w:val="56"/>
        </w:rPr>
        <w:t>ARR</w:t>
      </w:r>
      <w:r w:rsidR="00CF40D7">
        <w:rPr>
          <w:b/>
          <w:color w:val="4F81BD" w:themeColor="accent1"/>
          <w:sz w:val="56"/>
        </w:rPr>
        <w:t xml:space="preserve"> 2.0</w:t>
      </w:r>
    </w:p>
    <w:p w:rsidR="00E91480" w:rsidRPr="00E73AD8" w:rsidRDefault="00E91480" w:rsidP="005811AF">
      <w:pPr>
        <w:spacing w:after="0"/>
        <w:jc w:val="center"/>
        <w:rPr>
          <w:b/>
          <w:color w:val="4F81BD" w:themeColor="accent1"/>
          <w:sz w:val="32"/>
        </w:rPr>
      </w:pPr>
      <w:r w:rsidRPr="00E73AD8">
        <w:rPr>
          <w:b/>
          <w:color w:val="4F81BD" w:themeColor="accent1"/>
          <w:sz w:val="32"/>
        </w:rPr>
        <w:t xml:space="preserve">(Display Analyzer Recorder </w:t>
      </w:r>
      <w:r w:rsidR="00D70DB8">
        <w:rPr>
          <w:b/>
          <w:color w:val="4F81BD" w:themeColor="accent1"/>
          <w:sz w:val="32"/>
        </w:rPr>
        <w:t xml:space="preserve">&amp; </w:t>
      </w:r>
      <w:r w:rsidRPr="00E73AD8">
        <w:rPr>
          <w:b/>
          <w:color w:val="4F81BD" w:themeColor="accent1"/>
          <w:sz w:val="32"/>
        </w:rPr>
        <w:t>Replay)</w:t>
      </w:r>
    </w:p>
    <w:p w:rsidR="005811AF" w:rsidRDefault="00C808AA" w:rsidP="005811AF">
      <w:pPr>
        <w:spacing w:after="0"/>
        <w:jc w:val="center"/>
      </w:pPr>
      <w:hyperlink r:id="rId8" w:history="1">
        <w:r w:rsidR="005811AF" w:rsidRPr="00523F1B">
          <w:rPr>
            <w:rStyle w:val="Hyperlink"/>
          </w:rPr>
          <w:t>akapetanovic@gmail.com</w:t>
        </w:r>
      </w:hyperlink>
    </w:p>
    <w:p w:rsidR="007C47E0" w:rsidRDefault="00C808AA" w:rsidP="00D53C38">
      <w:pPr>
        <w:spacing w:after="0"/>
        <w:jc w:val="center"/>
        <w:rPr>
          <w:color w:val="4F81BD" w:themeColor="accent1"/>
        </w:rPr>
      </w:pPr>
      <w:r>
        <w:rPr>
          <w:color w:val="4F81BD" w:themeColor="accent1"/>
        </w:rPr>
        <w:fldChar w:fldCharType="begin"/>
      </w:r>
      <w:r w:rsidR="00D53C38">
        <w:rPr>
          <w:color w:val="4F81BD" w:themeColor="accent1"/>
        </w:rPr>
        <w:instrText xml:space="preserve"> DATE \@ "MMMM d, yyyy" </w:instrText>
      </w:r>
      <w:r>
        <w:rPr>
          <w:color w:val="4F81BD" w:themeColor="accent1"/>
        </w:rPr>
        <w:fldChar w:fldCharType="separate"/>
      </w:r>
      <w:r w:rsidR="00295181">
        <w:rPr>
          <w:noProof/>
          <w:color w:val="4F81BD" w:themeColor="accent1"/>
        </w:rPr>
        <w:t>December 3, 2012</w:t>
      </w:r>
      <w:bookmarkStart w:id="0" w:name="_GoBack"/>
      <w:bookmarkEnd w:id="0"/>
      <w:r>
        <w:rPr>
          <w:color w:val="4F81BD" w:themeColor="accent1"/>
        </w:rPr>
        <w:fldChar w:fldCharType="end"/>
      </w:r>
    </w:p>
    <w:p w:rsidR="00D53C38" w:rsidRDefault="00D53C38" w:rsidP="00D53C38">
      <w:pPr>
        <w:spacing w:after="0"/>
        <w:jc w:val="center"/>
      </w:pPr>
    </w:p>
    <w:p w:rsidR="005811AF" w:rsidRDefault="00D13F3C" w:rsidP="00267487">
      <w:pPr>
        <w:jc w:val="center"/>
      </w:pPr>
      <w:r>
        <w:rPr>
          <w:noProof/>
        </w:rPr>
        <w:drawing>
          <wp:inline distT="0" distB="0" distL="0" distR="0">
            <wp:extent cx="7073660" cy="4114800"/>
            <wp:effectExtent l="0" t="0" r="0" b="0"/>
            <wp:docPr id="3" name="Picture 3" descr="C:\Users\CAAS\Desktop\ScreenHunter_47 Nov. 26 1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ScreenHunter_47 Nov. 26 19.37.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73713" cy="4114831"/>
                    </a:xfrm>
                    <a:prstGeom prst="rect">
                      <a:avLst/>
                    </a:prstGeom>
                    <a:noFill/>
                    <a:ln>
                      <a:noFill/>
                    </a:ln>
                  </pic:spPr>
                </pic:pic>
              </a:graphicData>
            </a:graphic>
          </wp:inline>
        </w:drawing>
      </w:r>
    </w:p>
    <w:p w:rsidR="00267487" w:rsidRDefault="00267487">
      <w:r>
        <w:br w:type="page"/>
      </w:r>
    </w:p>
    <w:p w:rsidR="005811AF" w:rsidRPr="005811AF" w:rsidRDefault="005811AF" w:rsidP="005811AF">
      <w:pPr>
        <w:spacing w:after="0"/>
        <w:jc w:val="center"/>
      </w:pPr>
    </w:p>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A63A19" w:rsidRDefault="00C808AA">
          <w:pPr>
            <w:pStyle w:val="TOC1"/>
            <w:tabs>
              <w:tab w:val="right" w:leader="dot" w:pos="10160"/>
            </w:tabs>
            <w:rPr>
              <w:noProof/>
            </w:rPr>
          </w:pPr>
          <w:r>
            <w:fldChar w:fldCharType="begin"/>
          </w:r>
          <w:r w:rsidR="00F6014A">
            <w:instrText xml:space="preserve"> TOC \o "1-3" \h \z \u </w:instrText>
          </w:r>
          <w:r>
            <w:fldChar w:fldCharType="separate"/>
          </w:r>
          <w:hyperlink w:anchor="_Toc341726176" w:history="1">
            <w:r w:rsidR="00A63A19" w:rsidRPr="0015332F">
              <w:rPr>
                <w:rStyle w:val="Hyperlink"/>
                <w:noProof/>
              </w:rPr>
              <w:t>Foreword</w:t>
            </w:r>
            <w:r w:rsidR="00A63A19">
              <w:rPr>
                <w:noProof/>
                <w:webHidden/>
              </w:rPr>
              <w:tab/>
            </w:r>
            <w:r>
              <w:rPr>
                <w:noProof/>
                <w:webHidden/>
              </w:rPr>
              <w:fldChar w:fldCharType="begin"/>
            </w:r>
            <w:r w:rsidR="00A63A19">
              <w:rPr>
                <w:noProof/>
                <w:webHidden/>
              </w:rPr>
              <w:instrText xml:space="preserve"> PAGEREF _Toc341726176 \h </w:instrText>
            </w:r>
            <w:r>
              <w:rPr>
                <w:noProof/>
                <w:webHidden/>
              </w:rPr>
            </w:r>
            <w:r>
              <w:rPr>
                <w:noProof/>
                <w:webHidden/>
              </w:rPr>
              <w:fldChar w:fldCharType="separate"/>
            </w:r>
            <w:r w:rsidR="001708AD">
              <w:rPr>
                <w:noProof/>
                <w:webHidden/>
              </w:rPr>
              <w:t>4</w:t>
            </w:r>
            <w:r>
              <w:rPr>
                <w:noProof/>
                <w:webHidden/>
              </w:rPr>
              <w:fldChar w:fldCharType="end"/>
            </w:r>
          </w:hyperlink>
        </w:p>
        <w:p w:rsidR="00A63A19" w:rsidRDefault="00C808AA">
          <w:pPr>
            <w:pStyle w:val="TOC1"/>
            <w:tabs>
              <w:tab w:val="right" w:leader="dot" w:pos="10160"/>
            </w:tabs>
            <w:rPr>
              <w:noProof/>
            </w:rPr>
          </w:pPr>
          <w:hyperlink w:anchor="_Toc341726177" w:history="1">
            <w:r w:rsidR="00A63A19" w:rsidRPr="0015332F">
              <w:rPr>
                <w:rStyle w:val="Hyperlink"/>
                <w:noProof/>
              </w:rPr>
              <w:t>Related Documents</w:t>
            </w:r>
            <w:r w:rsidR="00A63A19">
              <w:rPr>
                <w:noProof/>
                <w:webHidden/>
              </w:rPr>
              <w:tab/>
            </w:r>
            <w:r>
              <w:rPr>
                <w:noProof/>
                <w:webHidden/>
              </w:rPr>
              <w:fldChar w:fldCharType="begin"/>
            </w:r>
            <w:r w:rsidR="00A63A19">
              <w:rPr>
                <w:noProof/>
                <w:webHidden/>
              </w:rPr>
              <w:instrText xml:space="preserve"> PAGEREF _Toc341726177 \h </w:instrText>
            </w:r>
            <w:r>
              <w:rPr>
                <w:noProof/>
                <w:webHidden/>
              </w:rPr>
            </w:r>
            <w:r>
              <w:rPr>
                <w:noProof/>
                <w:webHidden/>
              </w:rPr>
              <w:fldChar w:fldCharType="separate"/>
            </w:r>
            <w:r w:rsidR="001708AD">
              <w:rPr>
                <w:noProof/>
                <w:webHidden/>
              </w:rPr>
              <w:t>5</w:t>
            </w:r>
            <w:r>
              <w:rPr>
                <w:noProof/>
                <w:webHidden/>
              </w:rPr>
              <w:fldChar w:fldCharType="end"/>
            </w:r>
          </w:hyperlink>
        </w:p>
        <w:p w:rsidR="00A63A19" w:rsidRDefault="00C808AA">
          <w:pPr>
            <w:pStyle w:val="TOC1"/>
            <w:tabs>
              <w:tab w:val="right" w:leader="dot" w:pos="10160"/>
            </w:tabs>
            <w:rPr>
              <w:noProof/>
            </w:rPr>
          </w:pPr>
          <w:hyperlink w:anchor="_Toc341726178" w:history="1">
            <w:r w:rsidR="00A63A19" w:rsidRPr="0015332F">
              <w:rPr>
                <w:rStyle w:val="Hyperlink"/>
                <w:noProof/>
              </w:rPr>
              <w:t>Initial Setup</w:t>
            </w:r>
            <w:r w:rsidR="00A63A19">
              <w:rPr>
                <w:noProof/>
                <w:webHidden/>
              </w:rPr>
              <w:tab/>
            </w:r>
            <w:r>
              <w:rPr>
                <w:noProof/>
                <w:webHidden/>
              </w:rPr>
              <w:fldChar w:fldCharType="begin"/>
            </w:r>
            <w:r w:rsidR="00A63A19">
              <w:rPr>
                <w:noProof/>
                <w:webHidden/>
              </w:rPr>
              <w:instrText xml:space="preserve"> PAGEREF _Toc341726178 \h </w:instrText>
            </w:r>
            <w:r>
              <w:rPr>
                <w:noProof/>
                <w:webHidden/>
              </w:rPr>
            </w:r>
            <w:r>
              <w:rPr>
                <w:noProof/>
                <w:webHidden/>
              </w:rPr>
              <w:fldChar w:fldCharType="separate"/>
            </w:r>
            <w:r w:rsidR="001708AD">
              <w:rPr>
                <w:noProof/>
                <w:webHidden/>
              </w:rPr>
              <w:t>5</w:t>
            </w:r>
            <w:r>
              <w:rPr>
                <w:noProof/>
                <w:webHidden/>
              </w:rPr>
              <w:fldChar w:fldCharType="end"/>
            </w:r>
          </w:hyperlink>
        </w:p>
        <w:p w:rsidR="00A63A19" w:rsidRDefault="00C808AA">
          <w:pPr>
            <w:pStyle w:val="TOC1"/>
            <w:tabs>
              <w:tab w:val="right" w:leader="dot" w:pos="10160"/>
            </w:tabs>
            <w:rPr>
              <w:noProof/>
            </w:rPr>
          </w:pPr>
          <w:hyperlink w:anchor="_Toc341726179" w:history="1">
            <w:r w:rsidR="00A63A19" w:rsidRPr="0015332F">
              <w:rPr>
                <w:rStyle w:val="Hyperlink"/>
                <w:noProof/>
              </w:rPr>
              <w:t>Main Windows and Functionality</w:t>
            </w:r>
            <w:r w:rsidR="00A63A19">
              <w:rPr>
                <w:noProof/>
                <w:webHidden/>
              </w:rPr>
              <w:tab/>
            </w:r>
            <w:r>
              <w:rPr>
                <w:noProof/>
                <w:webHidden/>
              </w:rPr>
              <w:fldChar w:fldCharType="begin"/>
            </w:r>
            <w:r w:rsidR="00A63A19">
              <w:rPr>
                <w:noProof/>
                <w:webHidden/>
              </w:rPr>
              <w:instrText xml:space="preserve"> PAGEREF _Toc341726179 \h </w:instrText>
            </w:r>
            <w:r>
              <w:rPr>
                <w:noProof/>
                <w:webHidden/>
              </w:rPr>
            </w:r>
            <w:r>
              <w:rPr>
                <w:noProof/>
                <w:webHidden/>
              </w:rPr>
              <w:fldChar w:fldCharType="separate"/>
            </w:r>
            <w:r w:rsidR="001708AD">
              <w:rPr>
                <w:noProof/>
                <w:webHidden/>
              </w:rPr>
              <w:t>8</w:t>
            </w:r>
            <w:r>
              <w:rPr>
                <w:noProof/>
                <w:webHidden/>
              </w:rPr>
              <w:fldChar w:fldCharType="end"/>
            </w:r>
          </w:hyperlink>
        </w:p>
        <w:p w:rsidR="00A63A19" w:rsidRDefault="00C808AA">
          <w:pPr>
            <w:pStyle w:val="TOC1"/>
            <w:tabs>
              <w:tab w:val="right" w:leader="dot" w:pos="10160"/>
            </w:tabs>
            <w:rPr>
              <w:noProof/>
            </w:rPr>
          </w:pPr>
          <w:hyperlink w:anchor="_Toc341726180" w:history="1">
            <w:r w:rsidR="00A63A19" w:rsidRPr="0015332F">
              <w:rPr>
                <w:rStyle w:val="Hyperlink"/>
                <w:noProof/>
              </w:rPr>
              <w:t>Setting up a connection</w:t>
            </w:r>
            <w:r w:rsidR="00A63A19">
              <w:rPr>
                <w:noProof/>
                <w:webHidden/>
              </w:rPr>
              <w:tab/>
            </w:r>
            <w:r>
              <w:rPr>
                <w:noProof/>
                <w:webHidden/>
              </w:rPr>
              <w:fldChar w:fldCharType="begin"/>
            </w:r>
            <w:r w:rsidR="00A63A19">
              <w:rPr>
                <w:noProof/>
                <w:webHidden/>
              </w:rPr>
              <w:instrText xml:space="preserve"> PAGEREF _Toc341726180 \h </w:instrText>
            </w:r>
            <w:r>
              <w:rPr>
                <w:noProof/>
                <w:webHidden/>
              </w:rPr>
            </w:r>
            <w:r>
              <w:rPr>
                <w:noProof/>
                <w:webHidden/>
              </w:rPr>
              <w:fldChar w:fldCharType="separate"/>
            </w:r>
            <w:r w:rsidR="001708AD">
              <w:rPr>
                <w:noProof/>
                <w:webHidden/>
              </w:rPr>
              <w:t>8</w:t>
            </w:r>
            <w:r>
              <w:rPr>
                <w:noProof/>
                <w:webHidden/>
              </w:rPr>
              <w:fldChar w:fldCharType="end"/>
            </w:r>
          </w:hyperlink>
        </w:p>
        <w:p w:rsidR="00A63A19" w:rsidRDefault="00C808AA">
          <w:pPr>
            <w:pStyle w:val="TOC3"/>
            <w:tabs>
              <w:tab w:val="right" w:leader="dot" w:pos="10160"/>
            </w:tabs>
            <w:rPr>
              <w:noProof/>
            </w:rPr>
          </w:pPr>
          <w:hyperlink w:anchor="_Toc341726182" w:history="1">
            <w:r w:rsidR="00A63A19" w:rsidRPr="0015332F">
              <w:rPr>
                <w:rStyle w:val="Hyperlink"/>
                <w:noProof/>
              </w:rPr>
              <w:t>Figure 1: Connection Screen</w:t>
            </w:r>
            <w:r w:rsidR="00A63A19">
              <w:rPr>
                <w:noProof/>
                <w:webHidden/>
              </w:rPr>
              <w:tab/>
            </w:r>
            <w:r>
              <w:rPr>
                <w:noProof/>
                <w:webHidden/>
              </w:rPr>
              <w:fldChar w:fldCharType="begin"/>
            </w:r>
            <w:r w:rsidR="00A63A19">
              <w:rPr>
                <w:noProof/>
                <w:webHidden/>
              </w:rPr>
              <w:instrText xml:space="preserve"> PAGEREF _Toc341726182 \h </w:instrText>
            </w:r>
            <w:r>
              <w:rPr>
                <w:noProof/>
                <w:webHidden/>
              </w:rPr>
            </w:r>
            <w:r>
              <w:rPr>
                <w:noProof/>
                <w:webHidden/>
              </w:rPr>
              <w:fldChar w:fldCharType="separate"/>
            </w:r>
            <w:r w:rsidR="001708AD">
              <w:rPr>
                <w:noProof/>
                <w:webHidden/>
              </w:rPr>
              <w:t>8</w:t>
            </w:r>
            <w:r>
              <w:rPr>
                <w:noProof/>
                <w:webHidden/>
              </w:rPr>
              <w:fldChar w:fldCharType="end"/>
            </w:r>
          </w:hyperlink>
        </w:p>
        <w:p w:rsidR="00A63A19" w:rsidRDefault="00C808AA">
          <w:pPr>
            <w:pStyle w:val="TOC1"/>
            <w:tabs>
              <w:tab w:val="right" w:leader="dot" w:pos="10160"/>
            </w:tabs>
            <w:rPr>
              <w:noProof/>
            </w:rPr>
          </w:pPr>
          <w:hyperlink w:anchor="_Toc341726183" w:history="1">
            <w:r w:rsidR="00A63A19" w:rsidRPr="0015332F">
              <w:rPr>
                <w:rStyle w:val="Hyperlink"/>
                <w:noProof/>
              </w:rPr>
              <w:t>Start processing data</w:t>
            </w:r>
            <w:r w:rsidR="00A63A19">
              <w:rPr>
                <w:noProof/>
                <w:webHidden/>
              </w:rPr>
              <w:tab/>
            </w:r>
            <w:r>
              <w:rPr>
                <w:noProof/>
                <w:webHidden/>
              </w:rPr>
              <w:fldChar w:fldCharType="begin"/>
            </w:r>
            <w:r w:rsidR="00A63A19">
              <w:rPr>
                <w:noProof/>
                <w:webHidden/>
              </w:rPr>
              <w:instrText xml:space="preserve"> PAGEREF _Toc341726183 \h </w:instrText>
            </w:r>
            <w:r>
              <w:rPr>
                <w:noProof/>
                <w:webHidden/>
              </w:rPr>
            </w:r>
            <w:r>
              <w:rPr>
                <w:noProof/>
                <w:webHidden/>
              </w:rPr>
              <w:fldChar w:fldCharType="separate"/>
            </w:r>
            <w:r w:rsidR="001708AD">
              <w:rPr>
                <w:noProof/>
                <w:webHidden/>
              </w:rPr>
              <w:t>9</w:t>
            </w:r>
            <w:r>
              <w:rPr>
                <w:noProof/>
                <w:webHidden/>
              </w:rPr>
              <w:fldChar w:fldCharType="end"/>
            </w:r>
          </w:hyperlink>
        </w:p>
        <w:p w:rsidR="00A63A19" w:rsidRDefault="00C808AA">
          <w:pPr>
            <w:pStyle w:val="TOC3"/>
            <w:tabs>
              <w:tab w:val="right" w:leader="dot" w:pos="10160"/>
            </w:tabs>
            <w:rPr>
              <w:noProof/>
            </w:rPr>
          </w:pPr>
          <w:hyperlink w:anchor="_Toc341726185" w:history="1">
            <w:r w:rsidR="00A63A19" w:rsidRPr="0015332F">
              <w:rPr>
                <w:rStyle w:val="Hyperlink"/>
                <w:noProof/>
              </w:rPr>
              <w:t>Figure 2: Main Display Window, with full screen selected</w:t>
            </w:r>
            <w:r w:rsidR="00A63A19">
              <w:rPr>
                <w:noProof/>
                <w:webHidden/>
              </w:rPr>
              <w:tab/>
            </w:r>
            <w:r>
              <w:rPr>
                <w:noProof/>
                <w:webHidden/>
              </w:rPr>
              <w:fldChar w:fldCharType="begin"/>
            </w:r>
            <w:r w:rsidR="00A63A19">
              <w:rPr>
                <w:noProof/>
                <w:webHidden/>
              </w:rPr>
              <w:instrText xml:space="preserve"> PAGEREF _Toc341726185 \h </w:instrText>
            </w:r>
            <w:r>
              <w:rPr>
                <w:noProof/>
                <w:webHidden/>
              </w:rPr>
            </w:r>
            <w:r>
              <w:rPr>
                <w:noProof/>
                <w:webHidden/>
              </w:rPr>
              <w:fldChar w:fldCharType="separate"/>
            </w:r>
            <w:r w:rsidR="001708AD">
              <w:rPr>
                <w:noProof/>
                <w:webHidden/>
              </w:rPr>
              <w:t>9</w:t>
            </w:r>
            <w:r>
              <w:rPr>
                <w:noProof/>
                <w:webHidden/>
              </w:rPr>
              <w:fldChar w:fldCharType="end"/>
            </w:r>
          </w:hyperlink>
        </w:p>
        <w:p w:rsidR="00A63A19" w:rsidRDefault="00C808AA">
          <w:pPr>
            <w:pStyle w:val="TOC3"/>
            <w:tabs>
              <w:tab w:val="right" w:leader="dot" w:pos="10160"/>
            </w:tabs>
            <w:rPr>
              <w:noProof/>
            </w:rPr>
          </w:pPr>
          <w:hyperlink w:anchor="_Toc341726186" w:history="1">
            <w:r w:rsidR="00A63A19" w:rsidRPr="0015332F">
              <w:rPr>
                <w:rStyle w:val="Hyperlink"/>
                <w:noProof/>
              </w:rPr>
              <w:t>Figure 3: Main Display Window (DISPLAY FROZEN)</w:t>
            </w:r>
            <w:r w:rsidR="00A63A19">
              <w:rPr>
                <w:noProof/>
                <w:webHidden/>
              </w:rPr>
              <w:tab/>
            </w:r>
            <w:r>
              <w:rPr>
                <w:noProof/>
                <w:webHidden/>
              </w:rPr>
              <w:fldChar w:fldCharType="begin"/>
            </w:r>
            <w:r w:rsidR="00A63A19">
              <w:rPr>
                <w:noProof/>
                <w:webHidden/>
              </w:rPr>
              <w:instrText xml:space="preserve"> PAGEREF _Toc341726186 \h </w:instrText>
            </w:r>
            <w:r>
              <w:rPr>
                <w:noProof/>
                <w:webHidden/>
              </w:rPr>
            </w:r>
            <w:r>
              <w:rPr>
                <w:noProof/>
                <w:webHidden/>
              </w:rPr>
              <w:fldChar w:fldCharType="separate"/>
            </w:r>
            <w:r w:rsidR="001708AD">
              <w:rPr>
                <w:noProof/>
                <w:webHidden/>
              </w:rPr>
              <w:t>10</w:t>
            </w:r>
            <w:r>
              <w:rPr>
                <w:noProof/>
                <w:webHidden/>
              </w:rPr>
              <w:fldChar w:fldCharType="end"/>
            </w:r>
          </w:hyperlink>
        </w:p>
        <w:p w:rsidR="00A63A19" w:rsidRDefault="00C808AA">
          <w:pPr>
            <w:pStyle w:val="TOC3"/>
            <w:tabs>
              <w:tab w:val="right" w:leader="dot" w:pos="10160"/>
            </w:tabs>
            <w:rPr>
              <w:noProof/>
            </w:rPr>
          </w:pPr>
          <w:hyperlink w:anchor="_Toc341726188" w:history="1">
            <w:r w:rsidR="00A63A19" w:rsidRPr="0015332F">
              <w:rPr>
                <w:rStyle w:val="Hyperlink"/>
                <w:noProof/>
              </w:rPr>
              <w:t>Figure 4: Main Capture Window</w:t>
            </w:r>
            <w:r w:rsidR="00A63A19">
              <w:rPr>
                <w:noProof/>
                <w:webHidden/>
              </w:rPr>
              <w:tab/>
            </w:r>
            <w:r>
              <w:rPr>
                <w:noProof/>
                <w:webHidden/>
              </w:rPr>
              <w:fldChar w:fldCharType="begin"/>
            </w:r>
            <w:r w:rsidR="00A63A19">
              <w:rPr>
                <w:noProof/>
                <w:webHidden/>
              </w:rPr>
              <w:instrText xml:space="preserve"> PAGEREF _Toc341726188 \h </w:instrText>
            </w:r>
            <w:r>
              <w:rPr>
                <w:noProof/>
                <w:webHidden/>
              </w:rPr>
            </w:r>
            <w:r>
              <w:rPr>
                <w:noProof/>
                <w:webHidden/>
              </w:rPr>
              <w:fldChar w:fldCharType="separate"/>
            </w:r>
            <w:r w:rsidR="001708AD">
              <w:rPr>
                <w:noProof/>
                <w:webHidden/>
              </w:rPr>
              <w:t>11</w:t>
            </w:r>
            <w:r>
              <w:rPr>
                <w:noProof/>
                <w:webHidden/>
              </w:rPr>
              <w:fldChar w:fldCharType="end"/>
            </w:r>
          </w:hyperlink>
        </w:p>
        <w:p w:rsidR="00A63A19" w:rsidRDefault="00C808AA">
          <w:pPr>
            <w:pStyle w:val="TOC1"/>
            <w:tabs>
              <w:tab w:val="right" w:leader="dot" w:pos="10160"/>
            </w:tabs>
            <w:rPr>
              <w:noProof/>
            </w:rPr>
          </w:pPr>
          <w:hyperlink w:anchor="_Toc341726189" w:history="1">
            <w:r w:rsidR="00A63A19" w:rsidRPr="0015332F">
              <w:rPr>
                <w:rStyle w:val="Hyperlink"/>
                <w:noProof/>
              </w:rPr>
              <w:t>Data Item Presence</w:t>
            </w:r>
            <w:r w:rsidR="00A63A19">
              <w:rPr>
                <w:noProof/>
                <w:webHidden/>
              </w:rPr>
              <w:tab/>
            </w:r>
            <w:r>
              <w:rPr>
                <w:noProof/>
                <w:webHidden/>
              </w:rPr>
              <w:fldChar w:fldCharType="begin"/>
            </w:r>
            <w:r w:rsidR="00A63A19">
              <w:rPr>
                <w:noProof/>
                <w:webHidden/>
              </w:rPr>
              <w:instrText xml:space="preserve"> PAGEREF _Toc341726189 \h </w:instrText>
            </w:r>
            <w:r>
              <w:rPr>
                <w:noProof/>
                <w:webHidden/>
              </w:rPr>
            </w:r>
            <w:r>
              <w:rPr>
                <w:noProof/>
                <w:webHidden/>
              </w:rPr>
              <w:fldChar w:fldCharType="separate"/>
            </w:r>
            <w:r w:rsidR="001708AD">
              <w:rPr>
                <w:noProof/>
                <w:webHidden/>
              </w:rPr>
              <w:t>12</w:t>
            </w:r>
            <w:r>
              <w:rPr>
                <w:noProof/>
                <w:webHidden/>
              </w:rPr>
              <w:fldChar w:fldCharType="end"/>
            </w:r>
          </w:hyperlink>
        </w:p>
        <w:p w:rsidR="00A63A19" w:rsidRDefault="00C808AA">
          <w:pPr>
            <w:pStyle w:val="TOC3"/>
            <w:tabs>
              <w:tab w:val="right" w:leader="dot" w:pos="10160"/>
            </w:tabs>
            <w:rPr>
              <w:noProof/>
            </w:rPr>
          </w:pPr>
          <w:hyperlink w:anchor="_Toc341726191" w:history="1">
            <w:r w:rsidR="00A63A19" w:rsidRPr="0015332F">
              <w:rPr>
                <w:rStyle w:val="Hyperlink"/>
                <w:noProof/>
              </w:rPr>
              <w:t>Figure 5: Data Item presences</w:t>
            </w:r>
            <w:r w:rsidR="00A63A19">
              <w:rPr>
                <w:noProof/>
                <w:webHidden/>
              </w:rPr>
              <w:tab/>
            </w:r>
            <w:r>
              <w:rPr>
                <w:noProof/>
                <w:webHidden/>
              </w:rPr>
              <w:fldChar w:fldCharType="begin"/>
            </w:r>
            <w:r w:rsidR="00A63A19">
              <w:rPr>
                <w:noProof/>
                <w:webHidden/>
              </w:rPr>
              <w:instrText xml:space="preserve"> PAGEREF _Toc341726191 \h </w:instrText>
            </w:r>
            <w:r>
              <w:rPr>
                <w:noProof/>
                <w:webHidden/>
              </w:rPr>
            </w:r>
            <w:r>
              <w:rPr>
                <w:noProof/>
                <w:webHidden/>
              </w:rPr>
              <w:fldChar w:fldCharType="separate"/>
            </w:r>
            <w:r w:rsidR="001708AD">
              <w:rPr>
                <w:noProof/>
                <w:webHidden/>
              </w:rPr>
              <w:t>12</w:t>
            </w:r>
            <w:r>
              <w:rPr>
                <w:noProof/>
                <w:webHidden/>
              </w:rPr>
              <w:fldChar w:fldCharType="end"/>
            </w:r>
          </w:hyperlink>
        </w:p>
        <w:p w:rsidR="00A63A19" w:rsidRDefault="00C808AA">
          <w:pPr>
            <w:pStyle w:val="TOC1"/>
            <w:tabs>
              <w:tab w:val="right" w:leader="dot" w:pos="10160"/>
            </w:tabs>
            <w:rPr>
              <w:noProof/>
            </w:rPr>
          </w:pPr>
          <w:hyperlink w:anchor="_Toc341726192" w:history="1">
            <w:r w:rsidR="00A63A19" w:rsidRPr="0015332F">
              <w:rPr>
                <w:rStyle w:val="Hyperlink"/>
                <w:noProof/>
              </w:rPr>
              <w:t>Data Item View</w:t>
            </w:r>
            <w:r w:rsidR="00A63A19">
              <w:rPr>
                <w:noProof/>
                <w:webHidden/>
              </w:rPr>
              <w:tab/>
            </w:r>
            <w:r>
              <w:rPr>
                <w:noProof/>
                <w:webHidden/>
              </w:rPr>
              <w:fldChar w:fldCharType="begin"/>
            </w:r>
            <w:r w:rsidR="00A63A19">
              <w:rPr>
                <w:noProof/>
                <w:webHidden/>
              </w:rPr>
              <w:instrText xml:space="preserve"> PAGEREF _Toc341726192 \h </w:instrText>
            </w:r>
            <w:r>
              <w:rPr>
                <w:noProof/>
                <w:webHidden/>
              </w:rPr>
            </w:r>
            <w:r>
              <w:rPr>
                <w:noProof/>
                <w:webHidden/>
              </w:rPr>
              <w:fldChar w:fldCharType="separate"/>
            </w:r>
            <w:r w:rsidR="001708AD">
              <w:rPr>
                <w:noProof/>
                <w:webHidden/>
              </w:rPr>
              <w:t>13</w:t>
            </w:r>
            <w:r>
              <w:rPr>
                <w:noProof/>
                <w:webHidden/>
              </w:rPr>
              <w:fldChar w:fldCharType="end"/>
            </w:r>
          </w:hyperlink>
        </w:p>
        <w:p w:rsidR="00A63A19" w:rsidRDefault="00C808AA">
          <w:pPr>
            <w:pStyle w:val="TOC3"/>
            <w:tabs>
              <w:tab w:val="right" w:leader="dot" w:pos="10160"/>
            </w:tabs>
            <w:rPr>
              <w:noProof/>
            </w:rPr>
          </w:pPr>
          <w:hyperlink w:anchor="_Toc341726194" w:history="1">
            <w:r w:rsidR="00A63A19" w:rsidRPr="0015332F">
              <w:rPr>
                <w:rStyle w:val="Hyperlink"/>
                <w:noProof/>
              </w:rPr>
              <w:t>Figure 6: Data Item View</w:t>
            </w:r>
            <w:r w:rsidR="00A63A19">
              <w:rPr>
                <w:noProof/>
                <w:webHidden/>
              </w:rPr>
              <w:tab/>
            </w:r>
            <w:r>
              <w:rPr>
                <w:noProof/>
                <w:webHidden/>
              </w:rPr>
              <w:fldChar w:fldCharType="begin"/>
            </w:r>
            <w:r w:rsidR="00A63A19">
              <w:rPr>
                <w:noProof/>
                <w:webHidden/>
              </w:rPr>
              <w:instrText xml:space="preserve"> PAGEREF _Toc341726194 \h </w:instrText>
            </w:r>
            <w:r>
              <w:rPr>
                <w:noProof/>
                <w:webHidden/>
              </w:rPr>
            </w:r>
            <w:r>
              <w:rPr>
                <w:noProof/>
                <w:webHidden/>
              </w:rPr>
              <w:fldChar w:fldCharType="separate"/>
            </w:r>
            <w:r w:rsidR="001708AD">
              <w:rPr>
                <w:noProof/>
                <w:webHidden/>
              </w:rPr>
              <w:t>13</w:t>
            </w:r>
            <w:r>
              <w:rPr>
                <w:noProof/>
                <w:webHidden/>
              </w:rPr>
              <w:fldChar w:fldCharType="end"/>
            </w:r>
          </w:hyperlink>
        </w:p>
        <w:p w:rsidR="00A63A19" w:rsidRDefault="00C808AA">
          <w:pPr>
            <w:pStyle w:val="TOC1"/>
            <w:tabs>
              <w:tab w:val="right" w:leader="dot" w:pos="10160"/>
            </w:tabs>
            <w:rPr>
              <w:noProof/>
            </w:rPr>
          </w:pPr>
          <w:hyperlink w:anchor="_Toc341726195" w:history="1">
            <w:r w:rsidR="00A63A19" w:rsidRPr="0015332F">
              <w:rPr>
                <w:rStyle w:val="Hyperlink"/>
                <w:noProof/>
              </w:rPr>
              <w:t>View by Mode-A Code</w:t>
            </w:r>
            <w:r w:rsidR="00A63A19">
              <w:rPr>
                <w:noProof/>
                <w:webHidden/>
              </w:rPr>
              <w:tab/>
            </w:r>
            <w:r>
              <w:rPr>
                <w:noProof/>
                <w:webHidden/>
              </w:rPr>
              <w:fldChar w:fldCharType="begin"/>
            </w:r>
            <w:r w:rsidR="00A63A19">
              <w:rPr>
                <w:noProof/>
                <w:webHidden/>
              </w:rPr>
              <w:instrText xml:space="preserve"> PAGEREF _Toc341726195 \h </w:instrText>
            </w:r>
            <w:r>
              <w:rPr>
                <w:noProof/>
                <w:webHidden/>
              </w:rPr>
            </w:r>
            <w:r>
              <w:rPr>
                <w:noProof/>
                <w:webHidden/>
              </w:rPr>
              <w:fldChar w:fldCharType="separate"/>
            </w:r>
            <w:r w:rsidR="001708AD">
              <w:rPr>
                <w:noProof/>
                <w:webHidden/>
              </w:rPr>
              <w:t>14</w:t>
            </w:r>
            <w:r>
              <w:rPr>
                <w:noProof/>
                <w:webHidden/>
              </w:rPr>
              <w:fldChar w:fldCharType="end"/>
            </w:r>
          </w:hyperlink>
        </w:p>
        <w:p w:rsidR="00A63A19" w:rsidRDefault="00C808AA">
          <w:pPr>
            <w:pStyle w:val="TOC3"/>
            <w:tabs>
              <w:tab w:val="right" w:leader="dot" w:pos="10160"/>
            </w:tabs>
            <w:rPr>
              <w:noProof/>
            </w:rPr>
          </w:pPr>
          <w:hyperlink w:anchor="_Toc341726197" w:history="1">
            <w:r w:rsidR="00A63A19" w:rsidRPr="0015332F">
              <w:rPr>
                <w:rStyle w:val="Hyperlink"/>
                <w:noProof/>
              </w:rPr>
              <w:t>Figure 7: View data by SSR code</w:t>
            </w:r>
            <w:r w:rsidR="00A63A19">
              <w:rPr>
                <w:noProof/>
                <w:webHidden/>
              </w:rPr>
              <w:tab/>
            </w:r>
            <w:r>
              <w:rPr>
                <w:noProof/>
                <w:webHidden/>
              </w:rPr>
              <w:fldChar w:fldCharType="begin"/>
            </w:r>
            <w:r w:rsidR="00A63A19">
              <w:rPr>
                <w:noProof/>
                <w:webHidden/>
              </w:rPr>
              <w:instrText xml:space="preserve"> PAGEREF _Toc341726197 \h </w:instrText>
            </w:r>
            <w:r>
              <w:rPr>
                <w:noProof/>
                <w:webHidden/>
              </w:rPr>
            </w:r>
            <w:r>
              <w:rPr>
                <w:noProof/>
                <w:webHidden/>
              </w:rPr>
              <w:fldChar w:fldCharType="separate"/>
            </w:r>
            <w:r w:rsidR="001708AD">
              <w:rPr>
                <w:noProof/>
                <w:webHidden/>
              </w:rPr>
              <w:t>14</w:t>
            </w:r>
            <w:r>
              <w:rPr>
                <w:noProof/>
                <w:webHidden/>
              </w:rPr>
              <w:fldChar w:fldCharType="end"/>
            </w:r>
          </w:hyperlink>
        </w:p>
        <w:p w:rsidR="00A63A19" w:rsidRDefault="00C808AA">
          <w:pPr>
            <w:pStyle w:val="TOC1"/>
            <w:tabs>
              <w:tab w:val="right" w:leader="dot" w:pos="10160"/>
            </w:tabs>
            <w:rPr>
              <w:noProof/>
            </w:rPr>
          </w:pPr>
          <w:hyperlink w:anchor="_Toc341726198" w:history="1">
            <w:r w:rsidR="00A63A19" w:rsidRPr="0015332F">
              <w:rPr>
                <w:rStyle w:val="Hyperlink"/>
                <w:noProof/>
              </w:rPr>
              <w:t>Export (Earth Plot or GePath)</w:t>
            </w:r>
            <w:r w:rsidR="00A63A19">
              <w:rPr>
                <w:noProof/>
                <w:webHidden/>
              </w:rPr>
              <w:tab/>
            </w:r>
            <w:r>
              <w:rPr>
                <w:noProof/>
                <w:webHidden/>
              </w:rPr>
              <w:fldChar w:fldCharType="begin"/>
            </w:r>
            <w:r w:rsidR="00A63A19">
              <w:rPr>
                <w:noProof/>
                <w:webHidden/>
              </w:rPr>
              <w:instrText xml:space="preserve"> PAGEREF _Toc341726198 \h </w:instrText>
            </w:r>
            <w:r>
              <w:rPr>
                <w:noProof/>
                <w:webHidden/>
              </w:rPr>
            </w:r>
            <w:r>
              <w:rPr>
                <w:noProof/>
                <w:webHidden/>
              </w:rPr>
              <w:fldChar w:fldCharType="separate"/>
            </w:r>
            <w:r w:rsidR="001708AD">
              <w:rPr>
                <w:noProof/>
                <w:webHidden/>
              </w:rPr>
              <w:t>15</w:t>
            </w:r>
            <w:r>
              <w:rPr>
                <w:noProof/>
                <w:webHidden/>
              </w:rPr>
              <w:fldChar w:fldCharType="end"/>
            </w:r>
          </w:hyperlink>
        </w:p>
        <w:p w:rsidR="00A63A19" w:rsidRDefault="00C808AA">
          <w:pPr>
            <w:pStyle w:val="TOC3"/>
            <w:tabs>
              <w:tab w:val="right" w:leader="dot" w:pos="10160"/>
            </w:tabs>
            <w:rPr>
              <w:noProof/>
            </w:rPr>
          </w:pPr>
          <w:hyperlink w:anchor="_Toc341726200" w:history="1">
            <w:r w:rsidR="00A63A19" w:rsidRPr="0015332F">
              <w:rPr>
                <w:rStyle w:val="Hyperlink"/>
                <w:noProof/>
              </w:rPr>
              <w:t>Figure 8: Export to Earth Plot format by Mode-A code</w:t>
            </w:r>
            <w:r w:rsidR="00A63A19">
              <w:rPr>
                <w:noProof/>
                <w:webHidden/>
              </w:rPr>
              <w:tab/>
            </w:r>
            <w:r>
              <w:rPr>
                <w:noProof/>
                <w:webHidden/>
              </w:rPr>
              <w:fldChar w:fldCharType="begin"/>
            </w:r>
            <w:r w:rsidR="00A63A19">
              <w:rPr>
                <w:noProof/>
                <w:webHidden/>
              </w:rPr>
              <w:instrText xml:space="preserve"> PAGEREF _Toc341726200 \h </w:instrText>
            </w:r>
            <w:r>
              <w:rPr>
                <w:noProof/>
                <w:webHidden/>
              </w:rPr>
            </w:r>
            <w:r>
              <w:rPr>
                <w:noProof/>
                <w:webHidden/>
              </w:rPr>
              <w:fldChar w:fldCharType="separate"/>
            </w:r>
            <w:r w:rsidR="001708AD">
              <w:rPr>
                <w:noProof/>
                <w:webHidden/>
              </w:rPr>
              <w:t>15</w:t>
            </w:r>
            <w:r>
              <w:rPr>
                <w:noProof/>
                <w:webHidden/>
              </w:rPr>
              <w:fldChar w:fldCharType="end"/>
            </w:r>
          </w:hyperlink>
        </w:p>
        <w:p w:rsidR="00A63A19" w:rsidRDefault="00C808AA">
          <w:pPr>
            <w:pStyle w:val="TOC3"/>
            <w:tabs>
              <w:tab w:val="right" w:leader="dot" w:pos="10160"/>
            </w:tabs>
            <w:rPr>
              <w:noProof/>
            </w:rPr>
          </w:pPr>
          <w:hyperlink w:anchor="_Toc341726202" w:history="1">
            <w:r w:rsidR="00A63A19" w:rsidRPr="0015332F">
              <w:rPr>
                <w:rStyle w:val="Hyperlink"/>
                <w:noProof/>
              </w:rPr>
              <w:t>Figure 9: 3D example in Google Earth of two (black and pink) landings at Sarajevo airpot.</w:t>
            </w:r>
            <w:r w:rsidR="00A63A19">
              <w:rPr>
                <w:noProof/>
                <w:webHidden/>
              </w:rPr>
              <w:tab/>
            </w:r>
            <w:r>
              <w:rPr>
                <w:noProof/>
                <w:webHidden/>
              </w:rPr>
              <w:fldChar w:fldCharType="begin"/>
            </w:r>
            <w:r w:rsidR="00A63A19">
              <w:rPr>
                <w:noProof/>
                <w:webHidden/>
              </w:rPr>
              <w:instrText xml:space="preserve"> PAGEREF _Toc341726202 \h </w:instrText>
            </w:r>
            <w:r>
              <w:rPr>
                <w:noProof/>
                <w:webHidden/>
              </w:rPr>
            </w:r>
            <w:r>
              <w:rPr>
                <w:noProof/>
                <w:webHidden/>
              </w:rPr>
              <w:fldChar w:fldCharType="separate"/>
            </w:r>
            <w:r w:rsidR="001708AD">
              <w:rPr>
                <w:noProof/>
                <w:webHidden/>
              </w:rPr>
              <w:t>15</w:t>
            </w:r>
            <w:r>
              <w:rPr>
                <w:noProof/>
                <w:webHidden/>
              </w:rPr>
              <w:fldChar w:fldCharType="end"/>
            </w:r>
          </w:hyperlink>
        </w:p>
        <w:p w:rsidR="00A63A19" w:rsidRDefault="00C808AA">
          <w:pPr>
            <w:pStyle w:val="TOC1"/>
            <w:tabs>
              <w:tab w:val="right" w:leader="dot" w:pos="10160"/>
            </w:tabs>
            <w:rPr>
              <w:noProof/>
            </w:rPr>
          </w:pPr>
          <w:hyperlink w:anchor="_Toc341726203" w:history="1">
            <w:r w:rsidR="00A63A19" w:rsidRPr="0015332F">
              <w:rPr>
                <w:rStyle w:val="Hyperlink"/>
                <w:noProof/>
              </w:rPr>
              <w:t>Live Display in Google Earth</w:t>
            </w:r>
            <w:r w:rsidR="00A63A19">
              <w:rPr>
                <w:noProof/>
                <w:webHidden/>
              </w:rPr>
              <w:tab/>
            </w:r>
            <w:r>
              <w:rPr>
                <w:noProof/>
                <w:webHidden/>
              </w:rPr>
              <w:fldChar w:fldCharType="begin"/>
            </w:r>
            <w:r w:rsidR="00A63A19">
              <w:rPr>
                <w:noProof/>
                <w:webHidden/>
              </w:rPr>
              <w:instrText xml:space="preserve"> PAGEREF _Toc341726203 \h </w:instrText>
            </w:r>
            <w:r>
              <w:rPr>
                <w:noProof/>
                <w:webHidden/>
              </w:rPr>
            </w:r>
            <w:r>
              <w:rPr>
                <w:noProof/>
                <w:webHidden/>
              </w:rPr>
              <w:fldChar w:fldCharType="separate"/>
            </w:r>
            <w:r w:rsidR="001708AD">
              <w:rPr>
                <w:noProof/>
                <w:webHidden/>
              </w:rPr>
              <w:t>16</w:t>
            </w:r>
            <w:r>
              <w:rPr>
                <w:noProof/>
                <w:webHidden/>
              </w:rPr>
              <w:fldChar w:fldCharType="end"/>
            </w:r>
          </w:hyperlink>
        </w:p>
        <w:p w:rsidR="00A63A19" w:rsidRDefault="00C808AA">
          <w:pPr>
            <w:pStyle w:val="TOC3"/>
            <w:tabs>
              <w:tab w:val="right" w:leader="dot" w:pos="10160"/>
            </w:tabs>
            <w:rPr>
              <w:noProof/>
            </w:rPr>
          </w:pPr>
          <w:hyperlink w:anchor="_Toc341726204" w:history="1">
            <w:r w:rsidR="00A63A19" w:rsidRPr="0015332F">
              <w:rPr>
                <w:rStyle w:val="Hyperlink"/>
                <w:noProof/>
              </w:rPr>
              <w:t>Figure 10: Live traffic display in Google Earth</w:t>
            </w:r>
            <w:r w:rsidR="00A63A19">
              <w:rPr>
                <w:noProof/>
                <w:webHidden/>
              </w:rPr>
              <w:tab/>
            </w:r>
            <w:r>
              <w:rPr>
                <w:noProof/>
                <w:webHidden/>
              </w:rPr>
              <w:fldChar w:fldCharType="begin"/>
            </w:r>
            <w:r w:rsidR="00A63A19">
              <w:rPr>
                <w:noProof/>
                <w:webHidden/>
              </w:rPr>
              <w:instrText xml:space="preserve"> PAGEREF _Toc341726204 \h </w:instrText>
            </w:r>
            <w:r>
              <w:rPr>
                <w:noProof/>
                <w:webHidden/>
              </w:rPr>
            </w:r>
            <w:r>
              <w:rPr>
                <w:noProof/>
                <w:webHidden/>
              </w:rPr>
              <w:fldChar w:fldCharType="separate"/>
            </w:r>
            <w:r w:rsidR="001708AD">
              <w:rPr>
                <w:noProof/>
                <w:webHidden/>
              </w:rPr>
              <w:t>16</w:t>
            </w:r>
            <w:r>
              <w:rPr>
                <w:noProof/>
                <w:webHidden/>
              </w:rPr>
              <w:fldChar w:fldCharType="end"/>
            </w:r>
          </w:hyperlink>
        </w:p>
        <w:p w:rsidR="00A63A19" w:rsidRDefault="00C808AA">
          <w:pPr>
            <w:pStyle w:val="TOC3"/>
            <w:tabs>
              <w:tab w:val="right" w:leader="dot" w:pos="10160"/>
            </w:tabs>
            <w:rPr>
              <w:noProof/>
            </w:rPr>
          </w:pPr>
          <w:hyperlink w:anchor="_Toc341726205" w:history="1">
            <w:r w:rsidR="00A63A19" w:rsidRPr="0015332F">
              <w:rPr>
                <w:rStyle w:val="Hyperlink"/>
                <w:noProof/>
              </w:rPr>
              <w:t>Figure 11: Settings of Google Earth</w:t>
            </w:r>
            <w:r w:rsidR="00A63A19">
              <w:rPr>
                <w:noProof/>
                <w:webHidden/>
              </w:rPr>
              <w:tab/>
            </w:r>
            <w:r>
              <w:rPr>
                <w:noProof/>
                <w:webHidden/>
              </w:rPr>
              <w:fldChar w:fldCharType="begin"/>
            </w:r>
            <w:r w:rsidR="00A63A19">
              <w:rPr>
                <w:noProof/>
                <w:webHidden/>
              </w:rPr>
              <w:instrText xml:space="preserve"> PAGEREF _Toc341726205 \h </w:instrText>
            </w:r>
            <w:r>
              <w:rPr>
                <w:noProof/>
                <w:webHidden/>
              </w:rPr>
            </w:r>
            <w:r>
              <w:rPr>
                <w:noProof/>
                <w:webHidden/>
              </w:rPr>
              <w:fldChar w:fldCharType="separate"/>
            </w:r>
            <w:r w:rsidR="001708AD">
              <w:rPr>
                <w:noProof/>
                <w:webHidden/>
              </w:rPr>
              <w:t>17</w:t>
            </w:r>
            <w:r>
              <w:rPr>
                <w:noProof/>
                <w:webHidden/>
              </w:rPr>
              <w:fldChar w:fldCharType="end"/>
            </w:r>
          </w:hyperlink>
        </w:p>
        <w:p w:rsidR="00A63A19" w:rsidRDefault="00C808AA">
          <w:pPr>
            <w:pStyle w:val="TOC1"/>
            <w:tabs>
              <w:tab w:val="right" w:leader="dot" w:pos="10160"/>
            </w:tabs>
            <w:rPr>
              <w:noProof/>
            </w:rPr>
          </w:pPr>
          <w:hyperlink w:anchor="_Toc341726206" w:history="1">
            <w:r w:rsidR="00A63A19" w:rsidRPr="0015332F">
              <w:rPr>
                <w:rStyle w:val="Hyperlink"/>
                <w:noProof/>
              </w:rPr>
              <w:t>Local Plot/Track Display</w:t>
            </w:r>
            <w:r w:rsidR="00A63A19">
              <w:rPr>
                <w:noProof/>
                <w:webHidden/>
              </w:rPr>
              <w:tab/>
            </w:r>
            <w:r>
              <w:rPr>
                <w:noProof/>
                <w:webHidden/>
              </w:rPr>
              <w:fldChar w:fldCharType="begin"/>
            </w:r>
            <w:r w:rsidR="00A63A19">
              <w:rPr>
                <w:noProof/>
                <w:webHidden/>
              </w:rPr>
              <w:instrText xml:space="preserve"> PAGEREF _Toc341726206 \h </w:instrText>
            </w:r>
            <w:r>
              <w:rPr>
                <w:noProof/>
                <w:webHidden/>
              </w:rPr>
            </w:r>
            <w:r>
              <w:rPr>
                <w:noProof/>
                <w:webHidden/>
              </w:rPr>
              <w:fldChar w:fldCharType="separate"/>
            </w:r>
            <w:r w:rsidR="001708AD">
              <w:rPr>
                <w:noProof/>
                <w:webHidden/>
              </w:rPr>
              <w:t>17</w:t>
            </w:r>
            <w:r>
              <w:rPr>
                <w:noProof/>
                <w:webHidden/>
              </w:rPr>
              <w:fldChar w:fldCharType="end"/>
            </w:r>
          </w:hyperlink>
        </w:p>
        <w:p w:rsidR="00A63A19" w:rsidRDefault="00C808AA">
          <w:pPr>
            <w:pStyle w:val="TOC3"/>
            <w:tabs>
              <w:tab w:val="right" w:leader="dot" w:pos="10160"/>
            </w:tabs>
            <w:rPr>
              <w:noProof/>
            </w:rPr>
          </w:pPr>
          <w:hyperlink w:anchor="_Toc341726208" w:history="1">
            <w:r w:rsidR="00A63A19" w:rsidRPr="0015332F">
              <w:rPr>
                <w:rStyle w:val="Hyperlink"/>
                <w:noProof/>
              </w:rPr>
              <w:t>Figure 12: Map with user defined and Google terrain overlay</w:t>
            </w:r>
            <w:r w:rsidR="00A63A19">
              <w:rPr>
                <w:noProof/>
                <w:webHidden/>
              </w:rPr>
              <w:tab/>
            </w:r>
            <w:r>
              <w:rPr>
                <w:noProof/>
                <w:webHidden/>
              </w:rPr>
              <w:fldChar w:fldCharType="begin"/>
            </w:r>
            <w:r w:rsidR="00A63A19">
              <w:rPr>
                <w:noProof/>
                <w:webHidden/>
              </w:rPr>
              <w:instrText xml:space="preserve"> PAGEREF _Toc341726208 \h </w:instrText>
            </w:r>
            <w:r>
              <w:rPr>
                <w:noProof/>
                <w:webHidden/>
              </w:rPr>
            </w:r>
            <w:r>
              <w:rPr>
                <w:noProof/>
                <w:webHidden/>
              </w:rPr>
              <w:fldChar w:fldCharType="separate"/>
            </w:r>
            <w:r w:rsidR="001708AD">
              <w:rPr>
                <w:noProof/>
                <w:webHidden/>
              </w:rPr>
              <w:t>18</w:t>
            </w:r>
            <w:r>
              <w:rPr>
                <w:noProof/>
                <w:webHidden/>
              </w:rPr>
              <w:fldChar w:fldCharType="end"/>
            </w:r>
          </w:hyperlink>
        </w:p>
        <w:p w:rsidR="00A63A19" w:rsidRDefault="00C808AA">
          <w:pPr>
            <w:pStyle w:val="TOC3"/>
            <w:tabs>
              <w:tab w:val="right" w:leader="dot" w:pos="10160"/>
            </w:tabs>
            <w:rPr>
              <w:noProof/>
            </w:rPr>
          </w:pPr>
          <w:hyperlink w:anchor="_Toc341726210" w:history="1">
            <w:r w:rsidR="00A63A19" w:rsidRPr="0015332F">
              <w:rPr>
                <w:rStyle w:val="Hyperlink"/>
                <w:noProof/>
              </w:rPr>
              <w:t>Figure 13: Passive display no filter</w:t>
            </w:r>
            <w:r w:rsidR="00A63A19">
              <w:rPr>
                <w:noProof/>
                <w:webHidden/>
              </w:rPr>
              <w:tab/>
            </w:r>
            <w:r>
              <w:rPr>
                <w:noProof/>
                <w:webHidden/>
              </w:rPr>
              <w:fldChar w:fldCharType="begin"/>
            </w:r>
            <w:r w:rsidR="00A63A19">
              <w:rPr>
                <w:noProof/>
                <w:webHidden/>
              </w:rPr>
              <w:instrText xml:space="preserve"> PAGEREF _Toc341726210 \h </w:instrText>
            </w:r>
            <w:r>
              <w:rPr>
                <w:noProof/>
                <w:webHidden/>
              </w:rPr>
            </w:r>
            <w:r>
              <w:rPr>
                <w:noProof/>
                <w:webHidden/>
              </w:rPr>
              <w:fldChar w:fldCharType="separate"/>
            </w:r>
            <w:r w:rsidR="001708AD">
              <w:rPr>
                <w:noProof/>
                <w:webHidden/>
              </w:rPr>
              <w:t>19</w:t>
            </w:r>
            <w:r>
              <w:rPr>
                <w:noProof/>
                <w:webHidden/>
              </w:rPr>
              <w:fldChar w:fldCharType="end"/>
            </w:r>
          </w:hyperlink>
        </w:p>
        <w:p w:rsidR="00A63A19" w:rsidRDefault="00C808AA">
          <w:pPr>
            <w:pStyle w:val="TOC3"/>
            <w:tabs>
              <w:tab w:val="right" w:leader="dot" w:pos="10160"/>
            </w:tabs>
            <w:rPr>
              <w:noProof/>
            </w:rPr>
          </w:pPr>
          <w:hyperlink w:anchor="_Toc341726212" w:history="1">
            <w:r w:rsidR="00A63A19" w:rsidRPr="0015332F">
              <w:rPr>
                <w:rStyle w:val="Hyperlink"/>
                <w:noProof/>
              </w:rPr>
              <w:t>Figure 14: Passive filter – by Mode-A code</w:t>
            </w:r>
            <w:r w:rsidR="00A63A19">
              <w:rPr>
                <w:noProof/>
                <w:webHidden/>
              </w:rPr>
              <w:tab/>
            </w:r>
            <w:r>
              <w:rPr>
                <w:noProof/>
                <w:webHidden/>
              </w:rPr>
              <w:fldChar w:fldCharType="begin"/>
            </w:r>
            <w:r w:rsidR="00A63A19">
              <w:rPr>
                <w:noProof/>
                <w:webHidden/>
              </w:rPr>
              <w:instrText xml:space="preserve"> PAGEREF _Toc341726212 \h </w:instrText>
            </w:r>
            <w:r>
              <w:rPr>
                <w:noProof/>
                <w:webHidden/>
              </w:rPr>
            </w:r>
            <w:r>
              <w:rPr>
                <w:noProof/>
                <w:webHidden/>
              </w:rPr>
              <w:fldChar w:fldCharType="separate"/>
            </w:r>
            <w:r w:rsidR="001708AD">
              <w:rPr>
                <w:noProof/>
                <w:webHidden/>
              </w:rPr>
              <w:t>19</w:t>
            </w:r>
            <w:r>
              <w:rPr>
                <w:noProof/>
                <w:webHidden/>
              </w:rPr>
              <w:fldChar w:fldCharType="end"/>
            </w:r>
          </w:hyperlink>
        </w:p>
        <w:p w:rsidR="00A63A19" w:rsidRDefault="00C808AA">
          <w:pPr>
            <w:pStyle w:val="TOC1"/>
            <w:tabs>
              <w:tab w:val="right" w:leader="dot" w:pos="10160"/>
            </w:tabs>
            <w:rPr>
              <w:noProof/>
            </w:rPr>
          </w:pPr>
          <w:hyperlink w:anchor="_Toc341726213" w:history="1">
            <w:r w:rsidR="00A63A19" w:rsidRPr="0015332F">
              <w:rPr>
                <w:rStyle w:val="Hyperlink"/>
                <w:noProof/>
              </w:rPr>
              <w:t>Track Label</w:t>
            </w:r>
            <w:r w:rsidR="00A63A19">
              <w:rPr>
                <w:noProof/>
                <w:webHidden/>
              </w:rPr>
              <w:tab/>
            </w:r>
            <w:r>
              <w:rPr>
                <w:noProof/>
                <w:webHidden/>
              </w:rPr>
              <w:fldChar w:fldCharType="begin"/>
            </w:r>
            <w:r w:rsidR="00A63A19">
              <w:rPr>
                <w:noProof/>
                <w:webHidden/>
              </w:rPr>
              <w:instrText xml:space="preserve"> PAGEREF _Toc341726213 \h </w:instrText>
            </w:r>
            <w:r>
              <w:rPr>
                <w:noProof/>
                <w:webHidden/>
              </w:rPr>
            </w:r>
            <w:r>
              <w:rPr>
                <w:noProof/>
                <w:webHidden/>
              </w:rPr>
              <w:fldChar w:fldCharType="separate"/>
            </w:r>
            <w:r w:rsidR="001708AD">
              <w:rPr>
                <w:noProof/>
                <w:webHidden/>
              </w:rPr>
              <w:t>20</w:t>
            </w:r>
            <w:r>
              <w:rPr>
                <w:noProof/>
                <w:webHidden/>
              </w:rPr>
              <w:fldChar w:fldCharType="end"/>
            </w:r>
          </w:hyperlink>
        </w:p>
        <w:p w:rsidR="00A63A19" w:rsidRDefault="00C808AA">
          <w:pPr>
            <w:pStyle w:val="TOC3"/>
            <w:tabs>
              <w:tab w:val="right" w:leader="dot" w:pos="10160"/>
            </w:tabs>
            <w:rPr>
              <w:noProof/>
            </w:rPr>
          </w:pPr>
          <w:hyperlink w:anchor="_Toc341726215" w:history="1">
            <w:r w:rsidR="00A63A19" w:rsidRPr="0015332F">
              <w:rPr>
                <w:rStyle w:val="Hyperlink"/>
                <w:noProof/>
              </w:rPr>
              <w:t>Figure 15: Label Example (selected)</w:t>
            </w:r>
            <w:r w:rsidR="00A63A19">
              <w:rPr>
                <w:noProof/>
                <w:webHidden/>
              </w:rPr>
              <w:tab/>
            </w:r>
            <w:r>
              <w:rPr>
                <w:noProof/>
                <w:webHidden/>
              </w:rPr>
              <w:fldChar w:fldCharType="begin"/>
            </w:r>
            <w:r w:rsidR="00A63A19">
              <w:rPr>
                <w:noProof/>
                <w:webHidden/>
              </w:rPr>
              <w:instrText xml:space="preserve"> PAGEREF _Toc341726215 \h </w:instrText>
            </w:r>
            <w:r>
              <w:rPr>
                <w:noProof/>
                <w:webHidden/>
              </w:rPr>
            </w:r>
            <w:r>
              <w:rPr>
                <w:noProof/>
                <w:webHidden/>
              </w:rPr>
              <w:fldChar w:fldCharType="separate"/>
            </w:r>
            <w:r w:rsidR="001708AD">
              <w:rPr>
                <w:noProof/>
                <w:webHidden/>
              </w:rPr>
              <w:t>20</w:t>
            </w:r>
            <w:r>
              <w:rPr>
                <w:noProof/>
                <w:webHidden/>
              </w:rPr>
              <w:fldChar w:fldCharType="end"/>
            </w:r>
          </w:hyperlink>
        </w:p>
        <w:p w:rsidR="00A63A19" w:rsidRDefault="00C808AA">
          <w:pPr>
            <w:pStyle w:val="TOC1"/>
            <w:tabs>
              <w:tab w:val="right" w:leader="dot" w:pos="10160"/>
            </w:tabs>
            <w:rPr>
              <w:noProof/>
            </w:rPr>
          </w:pPr>
          <w:hyperlink w:anchor="_Toc341726216" w:history="1">
            <w:r w:rsidR="00A63A19" w:rsidRPr="0015332F">
              <w:rPr>
                <w:rStyle w:val="Hyperlink"/>
                <w:noProof/>
              </w:rPr>
              <w:t>Extended Label</w:t>
            </w:r>
            <w:r w:rsidR="00A63A19">
              <w:rPr>
                <w:noProof/>
                <w:webHidden/>
              </w:rPr>
              <w:tab/>
            </w:r>
            <w:r>
              <w:rPr>
                <w:noProof/>
                <w:webHidden/>
              </w:rPr>
              <w:fldChar w:fldCharType="begin"/>
            </w:r>
            <w:r w:rsidR="00A63A19">
              <w:rPr>
                <w:noProof/>
                <w:webHidden/>
              </w:rPr>
              <w:instrText xml:space="preserve"> PAGEREF _Toc341726216 \h </w:instrText>
            </w:r>
            <w:r>
              <w:rPr>
                <w:noProof/>
                <w:webHidden/>
              </w:rPr>
            </w:r>
            <w:r>
              <w:rPr>
                <w:noProof/>
                <w:webHidden/>
              </w:rPr>
              <w:fldChar w:fldCharType="separate"/>
            </w:r>
            <w:r w:rsidR="001708AD">
              <w:rPr>
                <w:noProof/>
                <w:webHidden/>
              </w:rPr>
              <w:t>21</w:t>
            </w:r>
            <w:r>
              <w:rPr>
                <w:noProof/>
                <w:webHidden/>
              </w:rPr>
              <w:fldChar w:fldCharType="end"/>
            </w:r>
          </w:hyperlink>
        </w:p>
        <w:p w:rsidR="00A63A19" w:rsidRDefault="00C808AA">
          <w:pPr>
            <w:pStyle w:val="TOC3"/>
            <w:tabs>
              <w:tab w:val="right" w:leader="dot" w:pos="10160"/>
            </w:tabs>
            <w:rPr>
              <w:noProof/>
            </w:rPr>
          </w:pPr>
          <w:hyperlink w:anchor="_Toc341726217" w:history="1">
            <w:r w:rsidR="00A63A19" w:rsidRPr="0015332F">
              <w:rPr>
                <w:rStyle w:val="Hyperlink"/>
                <w:noProof/>
              </w:rPr>
              <w:t>Figure 15.1: Extended label</w:t>
            </w:r>
            <w:r w:rsidR="00A63A19">
              <w:rPr>
                <w:noProof/>
                <w:webHidden/>
              </w:rPr>
              <w:tab/>
            </w:r>
            <w:r>
              <w:rPr>
                <w:noProof/>
                <w:webHidden/>
              </w:rPr>
              <w:fldChar w:fldCharType="begin"/>
            </w:r>
            <w:r w:rsidR="00A63A19">
              <w:rPr>
                <w:noProof/>
                <w:webHidden/>
              </w:rPr>
              <w:instrText xml:space="preserve"> PAGEREF _Toc341726217 \h </w:instrText>
            </w:r>
            <w:r>
              <w:rPr>
                <w:noProof/>
                <w:webHidden/>
              </w:rPr>
            </w:r>
            <w:r>
              <w:rPr>
                <w:noProof/>
                <w:webHidden/>
              </w:rPr>
              <w:fldChar w:fldCharType="separate"/>
            </w:r>
            <w:r w:rsidR="001708AD">
              <w:rPr>
                <w:noProof/>
                <w:webHidden/>
              </w:rPr>
              <w:t>21</w:t>
            </w:r>
            <w:r>
              <w:rPr>
                <w:noProof/>
                <w:webHidden/>
              </w:rPr>
              <w:fldChar w:fldCharType="end"/>
            </w:r>
          </w:hyperlink>
        </w:p>
        <w:p w:rsidR="00A63A19" w:rsidRDefault="00C808AA">
          <w:pPr>
            <w:pStyle w:val="TOC3"/>
            <w:tabs>
              <w:tab w:val="right" w:leader="dot" w:pos="10160"/>
            </w:tabs>
            <w:rPr>
              <w:noProof/>
            </w:rPr>
          </w:pPr>
          <w:hyperlink w:anchor="_Toc341726218" w:history="1">
            <w:r w:rsidR="00A63A19" w:rsidRPr="0015332F">
              <w:rPr>
                <w:rStyle w:val="Hyperlink"/>
                <w:noProof/>
              </w:rPr>
              <w:t>(Shows additional data for the selected label)</w:t>
            </w:r>
            <w:r w:rsidR="00A63A19">
              <w:rPr>
                <w:noProof/>
                <w:webHidden/>
              </w:rPr>
              <w:tab/>
            </w:r>
            <w:r>
              <w:rPr>
                <w:noProof/>
                <w:webHidden/>
              </w:rPr>
              <w:fldChar w:fldCharType="begin"/>
            </w:r>
            <w:r w:rsidR="00A63A19">
              <w:rPr>
                <w:noProof/>
                <w:webHidden/>
              </w:rPr>
              <w:instrText xml:space="preserve"> PAGEREF _Toc341726218 \h </w:instrText>
            </w:r>
            <w:r>
              <w:rPr>
                <w:noProof/>
                <w:webHidden/>
              </w:rPr>
            </w:r>
            <w:r>
              <w:rPr>
                <w:noProof/>
                <w:webHidden/>
              </w:rPr>
              <w:fldChar w:fldCharType="separate"/>
            </w:r>
            <w:r w:rsidR="001708AD">
              <w:rPr>
                <w:noProof/>
                <w:webHidden/>
              </w:rPr>
              <w:t>21</w:t>
            </w:r>
            <w:r>
              <w:rPr>
                <w:noProof/>
                <w:webHidden/>
              </w:rPr>
              <w:fldChar w:fldCharType="end"/>
            </w:r>
          </w:hyperlink>
        </w:p>
        <w:p w:rsidR="00A63A19" w:rsidRDefault="00C808AA">
          <w:pPr>
            <w:pStyle w:val="TOC1"/>
            <w:tabs>
              <w:tab w:val="right" w:leader="dot" w:pos="10160"/>
            </w:tabs>
            <w:rPr>
              <w:noProof/>
            </w:rPr>
          </w:pPr>
          <w:hyperlink w:anchor="_Toc341726219" w:history="1">
            <w:r w:rsidR="00A63A19" w:rsidRPr="0015332F">
              <w:rPr>
                <w:rStyle w:val="Hyperlink"/>
                <w:noProof/>
              </w:rPr>
              <w:t>Display Attributes</w:t>
            </w:r>
            <w:r w:rsidR="00A63A19">
              <w:rPr>
                <w:noProof/>
                <w:webHidden/>
              </w:rPr>
              <w:tab/>
            </w:r>
            <w:r>
              <w:rPr>
                <w:noProof/>
                <w:webHidden/>
              </w:rPr>
              <w:fldChar w:fldCharType="begin"/>
            </w:r>
            <w:r w:rsidR="00A63A19">
              <w:rPr>
                <w:noProof/>
                <w:webHidden/>
              </w:rPr>
              <w:instrText xml:space="preserve"> PAGEREF _Toc341726219 \h </w:instrText>
            </w:r>
            <w:r>
              <w:rPr>
                <w:noProof/>
                <w:webHidden/>
              </w:rPr>
            </w:r>
            <w:r>
              <w:rPr>
                <w:noProof/>
                <w:webHidden/>
              </w:rPr>
              <w:fldChar w:fldCharType="separate"/>
            </w:r>
            <w:r w:rsidR="001708AD">
              <w:rPr>
                <w:noProof/>
                <w:webHidden/>
              </w:rPr>
              <w:t>22</w:t>
            </w:r>
            <w:r>
              <w:rPr>
                <w:noProof/>
                <w:webHidden/>
              </w:rPr>
              <w:fldChar w:fldCharType="end"/>
            </w:r>
          </w:hyperlink>
        </w:p>
        <w:p w:rsidR="00A63A19" w:rsidRDefault="00C808AA">
          <w:pPr>
            <w:pStyle w:val="TOC3"/>
            <w:tabs>
              <w:tab w:val="right" w:leader="dot" w:pos="10160"/>
            </w:tabs>
            <w:rPr>
              <w:noProof/>
            </w:rPr>
          </w:pPr>
          <w:hyperlink w:anchor="_Toc341726221" w:history="1">
            <w:r w:rsidR="00A63A19" w:rsidRPr="0015332F">
              <w:rPr>
                <w:rStyle w:val="Hyperlink"/>
                <w:noProof/>
              </w:rPr>
              <w:t>Figure 16: Menu to Access Display configuration windows</w:t>
            </w:r>
            <w:r w:rsidR="00A63A19">
              <w:rPr>
                <w:noProof/>
                <w:webHidden/>
              </w:rPr>
              <w:tab/>
            </w:r>
            <w:r>
              <w:rPr>
                <w:noProof/>
                <w:webHidden/>
              </w:rPr>
              <w:fldChar w:fldCharType="begin"/>
            </w:r>
            <w:r w:rsidR="00A63A19">
              <w:rPr>
                <w:noProof/>
                <w:webHidden/>
              </w:rPr>
              <w:instrText xml:space="preserve"> PAGEREF _Toc341726221 \h </w:instrText>
            </w:r>
            <w:r>
              <w:rPr>
                <w:noProof/>
                <w:webHidden/>
              </w:rPr>
            </w:r>
            <w:r>
              <w:rPr>
                <w:noProof/>
                <w:webHidden/>
              </w:rPr>
              <w:fldChar w:fldCharType="separate"/>
            </w:r>
            <w:r w:rsidR="001708AD">
              <w:rPr>
                <w:noProof/>
                <w:webHidden/>
              </w:rPr>
              <w:t>22</w:t>
            </w:r>
            <w:r>
              <w:rPr>
                <w:noProof/>
                <w:webHidden/>
              </w:rPr>
              <w:fldChar w:fldCharType="end"/>
            </w:r>
          </w:hyperlink>
        </w:p>
        <w:p w:rsidR="00A63A19" w:rsidRDefault="00C808AA">
          <w:pPr>
            <w:pStyle w:val="TOC3"/>
            <w:tabs>
              <w:tab w:val="right" w:leader="dot" w:pos="10160"/>
            </w:tabs>
            <w:rPr>
              <w:noProof/>
            </w:rPr>
          </w:pPr>
          <w:hyperlink w:anchor="_Toc341726223" w:history="1">
            <w:r w:rsidR="00A63A19" w:rsidRPr="0015332F">
              <w:rPr>
                <w:rStyle w:val="Hyperlink"/>
                <w:noProof/>
              </w:rPr>
              <w:t>Figure 17: Display Attributes</w:t>
            </w:r>
            <w:r w:rsidR="00A63A19">
              <w:rPr>
                <w:noProof/>
                <w:webHidden/>
              </w:rPr>
              <w:tab/>
            </w:r>
            <w:r>
              <w:rPr>
                <w:noProof/>
                <w:webHidden/>
              </w:rPr>
              <w:fldChar w:fldCharType="begin"/>
            </w:r>
            <w:r w:rsidR="00A63A19">
              <w:rPr>
                <w:noProof/>
                <w:webHidden/>
              </w:rPr>
              <w:instrText xml:space="preserve"> PAGEREF _Toc341726223 \h </w:instrText>
            </w:r>
            <w:r>
              <w:rPr>
                <w:noProof/>
                <w:webHidden/>
              </w:rPr>
            </w:r>
            <w:r>
              <w:rPr>
                <w:noProof/>
                <w:webHidden/>
              </w:rPr>
              <w:fldChar w:fldCharType="separate"/>
            </w:r>
            <w:r w:rsidR="001708AD">
              <w:rPr>
                <w:noProof/>
                <w:webHidden/>
              </w:rPr>
              <w:t>23</w:t>
            </w:r>
            <w:r>
              <w:rPr>
                <w:noProof/>
                <w:webHidden/>
              </w:rPr>
              <w:fldChar w:fldCharType="end"/>
            </w:r>
          </w:hyperlink>
        </w:p>
        <w:p w:rsidR="00A63A19" w:rsidRDefault="00C808AA">
          <w:pPr>
            <w:pStyle w:val="TOC1"/>
            <w:tabs>
              <w:tab w:val="right" w:leader="dot" w:pos="10160"/>
            </w:tabs>
            <w:rPr>
              <w:noProof/>
            </w:rPr>
          </w:pPr>
          <w:hyperlink w:anchor="_Toc341726224" w:history="1">
            <w:r w:rsidR="00A63A19" w:rsidRPr="0015332F">
              <w:rPr>
                <w:rStyle w:val="Hyperlink"/>
                <w:noProof/>
              </w:rPr>
              <w:t>Display Items</w:t>
            </w:r>
            <w:r w:rsidR="00A63A19">
              <w:rPr>
                <w:noProof/>
                <w:webHidden/>
              </w:rPr>
              <w:tab/>
            </w:r>
            <w:r>
              <w:rPr>
                <w:noProof/>
                <w:webHidden/>
              </w:rPr>
              <w:fldChar w:fldCharType="begin"/>
            </w:r>
            <w:r w:rsidR="00A63A19">
              <w:rPr>
                <w:noProof/>
                <w:webHidden/>
              </w:rPr>
              <w:instrText xml:space="preserve"> PAGEREF _Toc341726224 \h </w:instrText>
            </w:r>
            <w:r>
              <w:rPr>
                <w:noProof/>
                <w:webHidden/>
              </w:rPr>
            </w:r>
            <w:r>
              <w:rPr>
                <w:noProof/>
                <w:webHidden/>
              </w:rPr>
              <w:fldChar w:fldCharType="separate"/>
            </w:r>
            <w:r w:rsidR="001708AD">
              <w:rPr>
                <w:noProof/>
                <w:webHidden/>
              </w:rPr>
              <w:t>24</w:t>
            </w:r>
            <w:r>
              <w:rPr>
                <w:noProof/>
                <w:webHidden/>
              </w:rPr>
              <w:fldChar w:fldCharType="end"/>
            </w:r>
          </w:hyperlink>
        </w:p>
        <w:p w:rsidR="00A63A19" w:rsidRDefault="00C808AA">
          <w:pPr>
            <w:pStyle w:val="TOC3"/>
            <w:tabs>
              <w:tab w:val="right" w:leader="dot" w:pos="10160"/>
            </w:tabs>
            <w:rPr>
              <w:noProof/>
            </w:rPr>
          </w:pPr>
          <w:hyperlink w:anchor="_Toc341726226" w:history="1">
            <w:r w:rsidR="00A63A19" w:rsidRPr="0015332F">
              <w:rPr>
                <w:rStyle w:val="Hyperlink"/>
                <w:noProof/>
              </w:rPr>
              <w:t>Figure 18: Display Items</w:t>
            </w:r>
            <w:r w:rsidR="00A63A19">
              <w:rPr>
                <w:noProof/>
                <w:webHidden/>
              </w:rPr>
              <w:tab/>
            </w:r>
            <w:r>
              <w:rPr>
                <w:noProof/>
                <w:webHidden/>
              </w:rPr>
              <w:fldChar w:fldCharType="begin"/>
            </w:r>
            <w:r w:rsidR="00A63A19">
              <w:rPr>
                <w:noProof/>
                <w:webHidden/>
              </w:rPr>
              <w:instrText xml:space="preserve"> PAGEREF _Toc341726226 \h </w:instrText>
            </w:r>
            <w:r>
              <w:rPr>
                <w:noProof/>
                <w:webHidden/>
              </w:rPr>
            </w:r>
            <w:r>
              <w:rPr>
                <w:noProof/>
                <w:webHidden/>
              </w:rPr>
              <w:fldChar w:fldCharType="separate"/>
            </w:r>
            <w:r w:rsidR="001708AD">
              <w:rPr>
                <w:noProof/>
                <w:webHidden/>
              </w:rPr>
              <w:t>24</w:t>
            </w:r>
            <w:r>
              <w:rPr>
                <w:noProof/>
                <w:webHidden/>
              </w:rPr>
              <w:fldChar w:fldCharType="end"/>
            </w:r>
          </w:hyperlink>
        </w:p>
        <w:p w:rsidR="00A63A19" w:rsidRDefault="00C808AA">
          <w:pPr>
            <w:pStyle w:val="TOC1"/>
            <w:tabs>
              <w:tab w:val="right" w:leader="dot" w:pos="10160"/>
            </w:tabs>
            <w:rPr>
              <w:noProof/>
            </w:rPr>
          </w:pPr>
          <w:hyperlink w:anchor="_Toc341726227" w:history="1">
            <w:r w:rsidR="00A63A19" w:rsidRPr="0015332F">
              <w:rPr>
                <w:rStyle w:val="Hyperlink"/>
                <w:noProof/>
              </w:rPr>
              <w:t>Label Attributes</w:t>
            </w:r>
            <w:r w:rsidR="00A63A19">
              <w:rPr>
                <w:noProof/>
                <w:webHidden/>
              </w:rPr>
              <w:tab/>
            </w:r>
            <w:r>
              <w:rPr>
                <w:noProof/>
                <w:webHidden/>
              </w:rPr>
              <w:fldChar w:fldCharType="begin"/>
            </w:r>
            <w:r w:rsidR="00A63A19">
              <w:rPr>
                <w:noProof/>
                <w:webHidden/>
              </w:rPr>
              <w:instrText xml:space="preserve"> PAGEREF _Toc341726227 \h </w:instrText>
            </w:r>
            <w:r>
              <w:rPr>
                <w:noProof/>
                <w:webHidden/>
              </w:rPr>
            </w:r>
            <w:r>
              <w:rPr>
                <w:noProof/>
                <w:webHidden/>
              </w:rPr>
              <w:fldChar w:fldCharType="separate"/>
            </w:r>
            <w:r w:rsidR="001708AD">
              <w:rPr>
                <w:noProof/>
                <w:webHidden/>
              </w:rPr>
              <w:t>24</w:t>
            </w:r>
            <w:r>
              <w:rPr>
                <w:noProof/>
                <w:webHidden/>
              </w:rPr>
              <w:fldChar w:fldCharType="end"/>
            </w:r>
          </w:hyperlink>
        </w:p>
        <w:p w:rsidR="00A63A19" w:rsidRDefault="00C808AA">
          <w:pPr>
            <w:pStyle w:val="TOC3"/>
            <w:tabs>
              <w:tab w:val="right" w:leader="dot" w:pos="10160"/>
            </w:tabs>
            <w:rPr>
              <w:noProof/>
            </w:rPr>
          </w:pPr>
          <w:hyperlink w:anchor="_Toc341726229" w:history="1">
            <w:r w:rsidR="00A63A19" w:rsidRPr="0015332F">
              <w:rPr>
                <w:rStyle w:val="Hyperlink"/>
                <w:noProof/>
              </w:rPr>
              <w:t>Figure 19: Label Attributes Picker</w:t>
            </w:r>
            <w:r w:rsidR="00A63A19">
              <w:rPr>
                <w:noProof/>
                <w:webHidden/>
              </w:rPr>
              <w:tab/>
            </w:r>
            <w:r>
              <w:rPr>
                <w:noProof/>
                <w:webHidden/>
              </w:rPr>
              <w:fldChar w:fldCharType="begin"/>
            </w:r>
            <w:r w:rsidR="00A63A19">
              <w:rPr>
                <w:noProof/>
                <w:webHidden/>
              </w:rPr>
              <w:instrText xml:space="preserve"> PAGEREF _Toc341726229 \h </w:instrText>
            </w:r>
            <w:r>
              <w:rPr>
                <w:noProof/>
                <w:webHidden/>
              </w:rPr>
            </w:r>
            <w:r>
              <w:rPr>
                <w:noProof/>
                <w:webHidden/>
              </w:rPr>
              <w:fldChar w:fldCharType="separate"/>
            </w:r>
            <w:r w:rsidR="001708AD">
              <w:rPr>
                <w:noProof/>
                <w:webHidden/>
              </w:rPr>
              <w:t>25</w:t>
            </w:r>
            <w:r>
              <w:rPr>
                <w:noProof/>
                <w:webHidden/>
              </w:rPr>
              <w:fldChar w:fldCharType="end"/>
            </w:r>
          </w:hyperlink>
        </w:p>
        <w:p w:rsidR="00A63A19" w:rsidRDefault="00C808AA">
          <w:pPr>
            <w:pStyle w:val="TOC1"/>
            <w:tabs>
              <w:tab w:val="right" w:leader="dot" w:pos="10160"/>
            </w:tabs>
            <w:rPr>
              <w:noProof/>
            </w:rPr>
          </w:pPr>
          <w:hyperlink w:anchor="_Toc341726230" w:history="1">
            <w:r w:rsidR="00A63A19" w:rsidRPr="0015332F">
              <w:rPr>
                <w:rStyle w:val="Hyperlink"/>
                <w:noProof/>
              </w:rPr>
              <w:t>Choosing Category to Process</w:t>
            </w:r>
            <w:r w:rsidR="00A63A19">
              <w:rPr>
                <w:noProof/>
                <w:webHidden/>
              </w:rPr>
              <w:tab/>
            </w:r>
            <w:r>
              <w:rPr>
                <w:noProof/>
                <w:webHidden/>
              </w:rPr>
              <w:fldChar w:fldCharType="begin"/>
            </w:r>
            <w:r w:rsidR="00A63A19">
              <w:rPr>
                <w:noProof/>
                <w:webHidden/>
              </w:rPr>
              <w:instrText xml:space="preserve"> PAGEREF _Toc341726230 \h </w:instrText>
            </w:r>
            <w:r>
              <w:rPr>
                <w:noProof/>
                <w:webHidden/>
              </w:rPr>
            </w:r>
            <w:r>
              <w:rPr>
                <w:noProof/>
                <w:webHidden/>
              </w:rPr>
              <w:fldChar w:fldCharType="separate"/>
            </w:r>
            <w:r w:rsidR="001708AD">
              <w:rPr>
                <w:noProof/>
                <w:webHidden/>
              </w:rPr>
              <w:t>25</w:t>
            </w:r>
            <w:r>
              <w:rPr>
                <w:noProof/>
                <w:webHidden/>
              </w:rPr>
              <w:fldChar w:fldCharType="end"/>
            </w:r>
          </w:hyperlink>
        </w:p>
        <w:p w:rsidR="00A63A19" w:rsidRDefault="00C808AA">
          <w:pPr>
            <w:pStyle w:val="TOC3"/>
            <w:tabs>
              <w:tab w:val="right" w:leader="dot" w:pos="10160"/>
            </w:tabs>
            <w:rPr>
              <w:noProof/>
            </w:rPr>
          </w:pPr>
          <w:hyperlink w:anchor="_Toc341726231" w:history="1">
            <w:r w:rsidR="00A63A19" w:rsidRPr="0015332F">
              <w:rPr>
                <w:rStyle w:val="Hyperlink"/>
                <w:noProof/>
              </w:rPr>
              <w:t>Figure 20: Category decoder selector</w:t>
            </w:r>
            <w:r w:rsidR="00A63A19">
              <w:rPr>
                <w:noProof/>
                <w:webHidden/>
              </w:rPr>
              <w:tab/>
            </w:r>
            <w:r>
              <w:rPr>
                <w:noProof/>
                <w:webHidden/>
              </w:rPr>
              <w:fldChar w:fldCharType="begin"/>
            </w:r>
            <w:r w:rsidR="00A63A19">
              <w:rPr>
                <w:noProof/>
                <w:webHidden/>
              </w:rPr>
              <w:instrText xml:space="preserve"> PAGEREF _Toc341726231 \h </w:instrText>
            </w:r>
            <w:r>
              <w:rPr>
                <w:noProof/>
                <w:webHidden/>
              </w:rPr>
            </w:r>
            <w:r>
              <w:rPr>
                <w:noProof/>
                <w:webHidden/>
              </w:rPr>
              <w:fldChar w:fldCharType="separate"/>
            </w:r>
            <w:r w:rsidR="001708AD">
              <w:rPr>
                <w:noProof/>
                <w:webHidden/>
              </w:rPr>
              <w:t>25</w:t>
            </w:r>
            <w:r>
              <w:rPr>
                <w:noProof/>
                <w:webHidden/>
              </w:rPr>
              <w:fldChar w:fldCharType="end"/>
            </w:r>
          </w:hyperlink>
        </w:p>
        <w:p w:rsidR="00A63A19" w:rsidRDefault="00C808AA">
          <w:pPr>
            <w:pStyle w:val="TOC1"/>
            <w:tabs>
              <w:tab w:val="right" w:leader="dot" w:pos="10160"/>
            </w:tabs>
            <w:rPr>
              <w:noProof/>
            </w:rPr>
          </w:pPr>
          <w:hyperlink w:anchor="_Toc341726232" w:history="1">
            <w:r w:rsidR="00A63A19" w:rsidRPr="0015332F">
              <w:rPr>
                <w:rStyle w:val="Hyperlink"/>
                <w:noProof/>
              </w:rPr>
              <w:t>ASTERIX Recording &amp; Forwarding</w:t>
            </w:r>
            <w:r w:rsidR="00A63A19">
              <w:rPr>
                <w:noProof/>
                <w:webHidden/>
              </w:rPr>
              <w:tab/>
            </w:r>
            <w:r>
              <w:rPr>
                <w:noProof/>
                <w:webHidden/>
              </w:rPr>
              <w:fldChar w:fldCharType="begin"/>
            </w:r>
            <w:r w:rsidR="00A63A19">
              <w:rPr>
                <w:noProof/>
                <w:webHidden/>
              </w:rPr>
              <w:instrText xml:space="preserve"> PAGEREF _Toc341726232 \h </w:instrText>
            </w:r>
            <w:r>
              <w:rPr>
                <w:noProof/>
                <w:webHidden/>
              </w:rPr>
            </w:r>
            <w:r>
              <w:rPr>
                <w:noProof/>
                <w:webHidden/>
              </w:rPr>
              <w:fldChar w:fldCharType="separate"/>
            </w:r>
            <w:r w:rsidR="001708AD">
              <w:rPr>
                <w:noProof/>
                <w:webHidden/>
              </w:rPr>
              <w:t>26</w:t>
            </w:r>
            <w:r>
              <w:rPr>
                <w:noProof/>
                <w:webHidden/>
              </w:rPr>
              <w:fldChar w:fldCharType="end"/>
            </w:r>
          </w:hyperlink>
        </w:p>
        <w:p w:rsidR="00A63A19" w:rsidRDefault="00C808AA">
          <w:pPr>
            <w:pStyle w:val="TOC3"/>
            <w:tabs>
              <w:tab w:val="right" w:leader="dot" w:pos="10160"/>
            </w:tabs>
            <w:rPr>
              <w:noProof/>
            </w:rPr>
          </w:pPr>
          <w:hyperlink w:anchor="_Toc341726233" w:history="1">
            <w:r w:rsidR="00A63A19" w:rsidRPr="0015332F">
              <w:rPr>
                <w:rStyle w:val="Hyperlink"/>
                <w:noProof/>
              </w:rPr>
              <w:t>Figure 21: Data Recording and Forwarding</w:t>
            </w:r>
            <w:r w:rsidR="00A63A19">
              <w:rPr>
                <w:noProof/>
                <w:webHidden/>
              </w:rPr>
              <w:tab/>
            </w:r>
            <w:r>
              <w:rPr>
                <w:noProof/>
                <w:webHidden/>
              </w:rPr>
              <w:fldChar w:fldCharType="begin"/>
            </w:r>
            <w:r w:rsidR="00A63A19">
              <w:rPr>
                <w:noProof/>
                <w:webHidden/>
              </w:rPr>
              <w:instrText xml:space="preserve"> PAGEREF _Toc341726233 \h </w:instrText>
            </w:r>
            <w:r>
              <w:rPr>
                <w:noProof/>
                <w:webHidden/>
              </w:rPr>
            </w:r>
            <w:r>
              <w:rPr>
                <w:noProof/>
                <w:webHidden/>
              </w:rPr>
              <w:fldChar w:fldCharType="separate"/>
            </w:r>
            <w:r w:rsidR="001708AD">
              <w:rPr>
                <w:noProof/>
                <w:webHidden/>
              </w:rPr>
              <w:t>26</w:t>
            </w:r>
            <w:r>
              <w:rPr>
                <w:noProof/>
                <w:webHidden/>
              </w:rPr>
              <w:fldChar w:fldCharType="end"/>
            </w:r>
          </w:hyperlink>
        </w:p>
        <w:p w:rsidR="00A63A19" w:rsidRDefault="00C808AA">
          <w:pPr>
            <w:pStyle w:val="TOC1"/>
            <w:tabs>
              <w:tab w:val="right" w:leader="dot" w:pos="10160"/>
            </w:tabs>
            <w:rPr>
              <w:noProof/>
            </w:rPr>
          </w:pPr>
          <w:hyperlink w:anchor="_Toc341726234" w:history="1">
            <w:r w:rsidR="00A63A19" w:rsidRPr="0015332F">
              <w:rPr>
                <w:rStyle w:val="Hyperlink"/>
                <w:noProof/>
              </w:rPr>
              <w:t>ASTERIX Replay</w:t>
            </w:r>
            <w:r w:rsidR="00A63A19">
              <w:rPr>
                <w:noProof/>
                <w:webHidden/>
              </w:rPr>
              <w:tab/>
            </w:r>
            <w:r>
              <w:rPr>
                <w:noProof/>
                <w:webHidden/>
              </w:rPr>
              <w:fldChar w:fldCharType="begin"/>
            </w:r>
            <w:r w:rsidR="00A63A19">
              <w:rPr>
                <w:noProof/>
                <w:webHidden/>
              </w:rPr>
              <w:instrText xml:space="preserve"> PAGEREF _Toc341726234 \h </w:instrText>
            </w:r>
            <w:r>
              <w:rPr>
                <w:noProof/>
                <w:webHidden/>
              </w:rPr>
            </w:r>
            <w:r>
              <w:rPr>
                <w:noProof/>
                <w:webHidden/>
              </w:rPr>
              <w:fldChar w:fldCharType="separate"/>
            </w:r>
            <w:r w:rsidR="001708AD">
              <w:rPr>
                <w:noProof/>
                <w:webHidden/>
              </w:rPr>
              <w:t>27</w:t>
            </w:r>
            <w:r>
              <w:rPr>
                <w:noProof/>
                <w:webHidden/>
              </w:rPr>
              <w:fldChar w:fldCharType="end"/>
            </w:r>
          </w:hyperlink>
        </w:p>
        <w:p w:rsidR="00A63A19" w:rsidRDefault="00C808AA">
          <w:pPr>
            <w:pStyle w:val="TOC3"/>
            <w:tabs>
              <w:tab w:val="right" w:leader="dot" w:pos="10160"/>
            </w:tabs>
            <w:rPr>
              <w:noProof/>
            </w:rPr>
          </w:pPr>
          <w:hyperlink w:anchor="_Toc341726235" w:history="1">
            <w:r w:rsidR="00A63A19" w:rsidRPr="0015332F">
              <w:rPr>
                <w:rStyle w:val="Hyperlink"/>
                <w:noProof/>
              </w:rPr>
              <w:t>Figure 22: ASTERIX Replay</w:t>
            </w:r>
            <w:r w:rsidR="00A63A19">
              <w:rPr>
                <w:noProof/>
                <w:webHidden/>
              </w:rPr>
              <w:tab/>
            </w:r>
            <w:r>
              <w:rPr>
                <w:noProof/>
                <w:webHidden/>
              </w:rPr>
              <w:fldChar w:fldCharType="begin"/>
            </w:r>
            <w:r w:rsidR="00A63A19">
              <w:rPr>
                <w:noProof/>
                <w:webHidden/>
              </w:rPr>
              <w:instrText xml:space="preserve"> PAGEREF _Toc341726235 \h </w:instrText>
            </w:r>
            <w:r>
              <w:rPr>
                <w:noProof/>
                <w:webHidden/>
              </w:rPr>
            </w:r>
            <w:r>
              <w:rPr>
                <w:noProof/>
                <w:webHidden/>
              </w:rPr>
              <w:fldChar w:fldCharType="separate"/>
            </w:r>
            <w:r w:rsidR="001708AD">
              <w:rPr>
                <w:noProof/>
                <w:webHidden/>
              </w:rPr>
              <w:t>27</w:t>
            </w:r>
            <w:r>
              <w:rPr>
                <w:noProof/>
                <w:webHidden/>
              </w:rPr>
              <w:fldChar w:fldCharType="end"/>
            </w:r>
          </w:hyperlink>
        </w:p>
        <w:p w:rsidR="00A63A19" w:rsidRDefault="00C808AA">
          <w:pPr>
            <w:pStyle w:val="TOC1"/>
            <w:tabs>
              <w:tab w:val="right" w:leader="dot" w:pos="10160"/>
            </w:tabs>
            <w:rPr>
              <w:noProof/>
            </w:rPr>
          </w:pPr>
          <w:hyperlink w:anchor="_Toc341726236" w:history="1">
            <w:r w:rsidR="00A63A19" w:rsidRPr="0015332F">
              <w:rPr>
                <w:rStyle w:val="Hyperlink"/>
                <w:noProof/>
              </w:rPr>
              <w:t>“Replay” to “Raw”</w:t>
            </w:r>
            <w:r w:rsidR="00A63A19">
              <w:rPr>
                <w:noProof/>
                <w:webHidden/>
              </w:rPr>
              <w:tab/>
            </w:r>
            <w:r>
              <w:rPr>
                <w:noProof/>
                <w:webHidden/>
              </w:rPr>
              <w:fldChar w:fldCharType="begin"/>
            </w:r>
            <w:r w:rsidR="00A63A19">
              <w:rPr>
                <w:noProof/>
                <w:webHidden/>
              </w:rPr>
              <w:instrText xml:space="preserve"> PAGEREF _Toc341726236 \h </w:instrText>
            </w:r>
            <w:r>
              <w:rPr>
                <w:noProof/>
                <w:webHidden/>
              </w:rPr>
            </w:r>
            <w:r>
              <w:rPr>
                <w:noProof/>
                <w:webHidden/>
              </w:rPr>
              <w:fldChar w:fldCharType="separate"/>
            </w:r>
            <w:r w:rsidR="001708AD">
              <w:rPr>
                <w:noProof/>
                <w:webHidden/>
              </w:rPr>
              <w:t>27</w:t>
            </w:r>
            <w:r>
              <w:rPr>
                <w:noProof/>
                <w:webHidden/>
              </w:rPr>
              <w:fldChar w:fldCharType="end"/>
            </w:r>
          </w:hyperlink>
        </w:p>
        <w:p w:rsidR="00A63A19" w:rsidRDefault="00C808AA">
          <w:pPr>
            <w:pStyle w:val="TOC3"/>
            <w:tabs>
              <w:tab w:val="right" w:leader="dot" w:pos="10160"/>
            </w:tabs>
            <w:rPr>
              <w:noProof/>
            </w:rPr>
          </w:pPr>
          <w:hyperlink w:anchor="_Toc341726237" w:history="1">
            <w:r w:rsidR="00A63A19" w:rsidRPr="0015332F">
              <w:rPr>
                <w:rStyle w:val="Hyperlink"/>
                <w:noProof/>
              </w:rPr>
              <w:t>Figure 23: Replay to Raw format</w:t>
            </w:r>
            <w:r w:rsidR="00A63A19">
              <w:rPr>
                <w:noProof/>
                <w:webHidden/>
              </w:rPr>
              <w:tab/>
            </w:r>
            <w:r>
              <w:rPr>
                <w:noProof/>
                <w:webHidden/>
              </w:rPr>
              <w:fldChar w:fldCharType="begin"/>
            </w:r>
            <w:r w:rsidR="00A63A19">
              <w:rPr>
                <w:noProof/>
                <w:webHidden/>
              </w:rPr>
              <w:instrText xml:space="preserve"> PAGEREF _Toc341726237 \h </w:instrText>
            </w:r>
            <w:r>
              <w:rPr>
                <w:noProof/>
                <w:webHidden/>
              </w:rPr>
            </w:r>
            <w:r>
              <w:rPr>
                <w:noProof/>
                <w:webHidden/>
              </w:rPr>
              <w:fldChar w:fldCharType="separate"/>
            </w:r>
            <w:r w:rsidR="001708AD">
              <w:rPr>
                <w:noProof/>
                <w:webHidden/>
              </w:rPr>
              <w:t>27</w:t>
            </w:r>
            <w:r>
              <w:rPr>
                <w:noProof/>
                <w:webHidden/>
              </w:rPr>
              <w:fldChar w:fldCharType="end"/>
            </w:r>
          </w:hyperlink>
        </w:p>
        <w:p w:rsidR="00A63A19" w:rsidRDefault="00C808AA">
          <w:pPr>
            <w:pStyle w:val="TOC1"/>
            <w:tabs>
              <w:tab w:val="right" w:leader="dot" w:pos="10160"/>
            </w:tabs>
            <w:rPr>
              <w:noProof/>
            </w:rPr>
          </w:pPr>
          <w:hyperlink w:anchor="_Toc341726238" w:history="1">
            <w:r w:rsidR="00A63A19" w:rsidRPr="0015332F">
              <w:rPr>
                <w:rStyle w:val="Hyperlink"/>
                <w:noProof/>
              </w:rPr>
              <w:t>System Configuration and Status</w:t>
            </w:r>
            <w:r w:rsidR="00A63A19">
              <w:rPr>
                <w:noProof/>
                <w:webHidden/>
              </w:rPr>
              <w:tab/>
            </w:r>
            <w:r>
              <w:rPr>
                <w:noProof/>
                <w:webHidden/>
              </w:rPr>
              <w:fldChar w:fldCharType="begin"/>
            </w:r>
            <w:r w:rsidR="00A63A19">
              <w:rPr>
                <w:noProof/>
                <w:webHidden/>
              </w:rPr>
              <w:instrText xml:space="preserve"> PAGEREF _Toc341726238 \h </w:instrText>
            </w:r>
            <w:r>
              <w:rPr>
                <w:noProof/>
                <w:webHidden/>
              </w:rPr>
            </w:r>
            <w:r>
              <w:rPr>
                <w:noProof/>
                <w:webHidden/>
              </w:rPr>
              <w:fldChar w:fldCharType="separate"/>
            </w:r>
            <w:r w:rsidR="001708AD">
              <w:rPr>
                <w:noProof/>
                <w:webHidden/>
              </w:rPr>
              <w:t>28</w:t>
            </w:r>
            <w:r>
              <w:rPr>
                <w:noProof/>
                <w:webHidden/>
              </w:rPr>
              <w:fldChar w:fldCharType="end"/>
            </w:r>
          </w:hyperlink>
        </w:p>
        <w:p w:rsidR="00A63A19" w:rsidRDefault="00C808AA">
          <w:pPr>
            <w:pStyle w:val="TOC3"/>
            <w:tabs>
              <w:tab w:val="right" w:leader="dot" w:pos="10160"/>
            </w:tabs>
            <w:rPr>
              <w:noProof/>
            </w:rPr>
          </w:pPr>
          <w:hyperlink w:anchor="_Toc341726239" w:history="1">
            <w:r w:rsidR="00A63A19" w:rsidRPr="0015332F">
              <w:rPr>
                <w:rStyle w:val="Hyperlink"/>
                <w:noProof/>
              </w:rPr>
              <w:t>Figure 24: Three screen shoots of System Status Display (GO, History and Data Loss)</w:t>
            </w:r>
            <w:r w:rsidR="00A63A19">
              <w:rPr>
                <w:noProof/>
                <w:webHidden/>
              </w:rPr>
              <w:tab/>
            </w:r>
            <w:r>
              <w:rPr>
                <w:noProof/>
                <w:webHidden/>
              </w:rPr>
              <w:fldChar w:fldCharType="begin"/>
            </w:r>
            <w:r w:rsidR="00A63A19">
              <w:rPr>
                <w:noProof/>
                <w:webHidden/>
              </w:rPr>
              <w:instrText xml:space="preserve"> PAGEREF _Toc341726239 \h </w:instrText>
            </w:r>
            <w:r>
              <w:rPr>
                <w:noProof/>
                <w:webHidden/>
              </w:rPr>
            </w:r>
            <w:r>
              <w:rPr>
                <w:noProof/>
                <w:webHidden/>
              </w:rPr>
              <w:fldChar w:fldCharType="separate"/>
            </w:r>
            <w:r w:rsidR="001708AD">
              <w:rPr>
                <w:noProof/>
                <w:webHidden/>
              </w:rPr>
              <w:t>28</w:t>
            </w:r>
            <w:r>
              <w:rPr>
                <w:noProof/>
                <w:webHidden/>
              </w:rPr>
              <w:fldChar w:fldCharType="end"/>
            </w:r>
          </w:hyperlink>
        </w:p>
        <w:p w:rsidR="00A63A19" w:rsidRDefault="00C808AA">
          <w:pPr>
            <w:pStyle w:val="TOC1"/>
            <w:tabs>
              <w:tab w:val="right" w:leader="dot" w:pos="10160"/>
            </w:tabs>
            <w:rPr>
              <w:noProof/>
            </w:rPr>
          </w:pPr>
          <w:hyperlink w:anchor="_Toc341726240" w:history="1">
            <w:r w:rsidR="00A63A19" w:rsidRPr="0015332F">
              <w:rPr>
                <w:rStyle w:val="Hyperlink"/>
                <w:noProof/>
              </w:rPr>
              <w:t>Miscellaneous Settings</w:t>
            </w:r>
            <w:r w:rsidR="00A63A19">
              <w:rPr>
                <w:noProof/>
                <w:webHidden/>
              </w:rPr>
              <w:tab/>
            </w:r>
            <w:r>
              <w:rPr>
                <w:noProof/>
                <w:webHidden/>
              </w:rPr>
              <w:fldChar w:fldCharType="begin"/>
            </w:r>
            <w:r w:rsidR="00A63A19">
              <w:rPr>
                <w:noProof/>
                <w:webHidden/>
              </w:rPr>
              <w:instrText xml:space="preserve"> PAGEREF _Toc341726240 \h </w:instrText>
            </w:r>
            <w:r>
              <w:rPr>
                <w:noProof/>
                <w:webHidden/>
              </w:rPr>
            </w:r>
            <w:r>
              <w:rPr>
                <w:noProof/>
                <w:webHidden/>
              </w:rPr>
              <w:fldChar w:fldCharType="separate"/>
            </w:r>
            <w:r w:rsidR="001708AD">
              <w:rPr>
                <w:noProof/>
                <w:webHidden/>
              </w:rPr>
              <w:t>29</w:t>
            </w:r>
            <w:r>
              <w:rPr>
                <w:noProof/>
                <w:webHidden/>
              </w:rPr>
              <w:fldChar w:fldCharType="end"/>
            </w:r>
          </w:hyperlink>
        </w:p>
        <w:p w:rsidR="00A63A19" w:rsidRDefault="00C808AA">
          <w:pPr>
            <w:pStyle w:val="TOC3"/>
            <w:tabs>
              <w:tab w:val="right" w:leader="dot" w:pos="10160"/>
            </w:tabs>
            <w:rPr>
              <w:noProof/>
            </w:rPr>
          </w:pPr>
          <w:hyperlink w:anchor="_Toc341726241" w:history="1">
            <w:r w:rsidR="00A63A19" w:rsidRPr="0015332F">
              <w:rPr>
                <w:rStyle w:val="Hyperlink"/>
                <w:noProof/>
              </w:rPr>
              <w:t>Figure 25: Miscellaneous Settings</w:t>
            </w:r>
            <w:r w:rsidR="00A63A19">
              <w:rPr>
                <w:noProof/>
                <w:webHidden/>
              </w:rPr>
              <w:tab/>
            </w:r>
            <w:r>
              <w:rPr>
                <w:noProof/>
                <w:webHidden/>
              </w:rPr>
              <w:fldChar w:fldCharType="begin"/>
            </w:r>
            <w:r w:rsidR="00A63A19">
              <w:rPr>
                <w:noProof/>
                <w:webHidden/>
              </w:rPr>
              <w:instrText xml:space="preserve"> PAGEREF _Toc341726241 \h </w:instrText>
            </w:r>
            <w:r>
              <w:rPr>
                <w:noProof/>
                <w:webHidden/>
              </w:rPr>
            </w:r>
            <w:r>
              <w:rPr>
                <w:noProof/>
                <w:webHidden/>
              </w:rPr>
              <w:fldChar w:fldCharType="separate"/>
            </w:r>
            <w:r w:rsidR="001708AD">
              <w:rPr>
                <w:noProof/>
                <w:webHidden/>
              </w:rPr>
              <w:t>29</w:t>
            </w:r>
            <w:r>
              <w:rPr>
                <w:noProof/>
                <w:webHidden/>
              </w:rPr>
              <w:fldChar w:fldCharType="end"/>
            </w:r>
          </w:hyperlink>
        </w:p>
        <w:p w:rsidR="00A63A19" w:rsidRDefault="00C808AA">
          <w:pPr>
            <w:pStyle w:val="TOC1"/>
            <w:tabs>
              <w:tab w:val="right" w:leader="dot" w:pos="10160"/>
            </w:tabs>
            <w:rPr>
              <w:noProof/>
            </w:rPr>
          </w:pPr>
          <w:hyperlink w:anchor="_Toc341726242" w:history="1">
            <w:r w:rsidR="00A63A19" w:rsidRPr="0015332F">
              <w:rPr>
                <w:rStyle w:val="Hyperlink"/>
                <w:noProof/>
              </w:rPr>
              <w:t>Implemented Decoders (so far)</w:t>
            </w:r>
            <w:r w:rsidR="00A63A19">
              <w:rPr>
                <w:noProof/>
                <w:webHidden/>
              </w:rPr>
              <w:tab/>
            </w:r>
            <w:r>
              <w:rPr>
                <w:noProof/>
                <w:webHidden/>
              </w:rPr>
              <w:fldChar w:fldCharType="begin"/>
            </w:r>
            <w:r w:rsidR="00A63A19">
              <w:rPr>
                <w:noProof/>
                <w:webHidden/>
              </w:rPr>
              <w:instrText xml:space="preserve"> PAGEREF _Toc341726242 \h </w:instrText>
            </w:r>
            <w:r>
              <w:rPr>
                <w:noProof/>
                <w:webHidden/>
              </w:rPr>
            </w:r>
            <w:r>
              <w:rPr>
                <w:noProof/>
                <w:webHidden/>
              </w:rPr>
              <w:fldChar w:fldCharType="separate"/>
            </w:r>
            <w:r w:rsidR="001708AD">
              <w:rPr>
                <w:noProof/>
                <w:webHidden/>
              </w:rPr>
              <w:t>29</w:t>
            </w:r>
            <w:r>
              <w:rPr>
                <w:noProof/>
                <w:webHidden/>
              </w:rPr>
              <w:fldChar w:fldCharType="end"/>
            </w:r>
          </w:hyperlink>
        </w:p>
        <w:p w:rsidR="007A2595" w:rsidRDefault="00C808AA" w:rsidP="00FE3C3C">
          <w:r>
            <w:fldChar w:fldCharType="end"/>
          </w:r>
        </w:p>
      </w:sdtContent>
    </w:sdt>
    <w:bookmarkStart w:id="1" w:name="_Toc334523343" w:displacedByCustomXml="prev"/>
    <w:p w:rsidR="00E83B31" w:rsidRPr="007A2595" w:rsidRDefault="003171A9" w:rsidP="00FE3C3C">
      <w:pPr>
        <w:rPr>
          <w:ins w:id="2" w:author="bhdca" w:date="2012-11-09T10:07:00Z"/>
        </w:rPr>
      </w:pPr>
      <w:r>
        <w:br w:type="page"/>
      </w:r>
    </w:p>
    <w:p w:rsidR="00943F2F" w:rsidRDefault="00FF132E" w:rsidP="00FF132E">
      <w:pPr>
        <w:pStyle w:val="Heading1"/>
        <w:jc w:val="center"/>
      </w:pPr>
      <w:bookmarkStart w:id="3" w:name="_Toc341726176"/>
      <w:bookmarkEnd w:id="1"/>
      <w:r>
        <w:lastRenderedPageBreak/>
        <w:t>Foreword</w:t>
      </w:r>
      <w:bookmarkEnd w:id="3"/>
    </w:p>
    <w:p w:rsidR="00AE5506" w:rsidRPr="00AE5506" w:rsidRDefault="00AE5506" w:rsidP="00AE5506"/>
    <w:p w:rsidR="00904187" w:rsidRDefault="006F67E6" w:rsidP="00A93913">
      <w:pPr>
        <w:ind w:firstLine="720"/>
      </w:pPr>
      <w:r>
        <w:t xml:space="preserve">ASTERIX </w:t>
      </w:r>
      <w:r w:rsidR="000D0010">
        <w:t>DARR (Display Analyzer Recorder &amp; Replay)</w:t>
      </w:r>
      <w:r>
        <w:t xml:space="preserve">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w:t>
      </w:r>
      <w:r w:rsidR="004D34EA">
        <w:t>tionality that eventually grew to</w:t>
      </w:r>
      <w:r w:rsidR="00A40351">
        <w:t xml:space="preserve"> a full plot/tracke</w:t>
      </w:r>
      <w:r w:rsidR="007C1704">
        <w:t xml:space="preserve">r display providing </w:t>
      </w:r>
      <w:r w:rsidR="004D34EA">
        <w:t xml:space="preserve">data display </w:t>
      </w:r>
      <w:r w:rsidR="007C1704">
        <w:t>filters</w:t>
      </w:r>
      <w:r w:rsidR="004D34EA">
        <w:t xml:space="preserve"> (by Flight Level Band or Mode-A code)</w:t>
      </w:r>
      <w:r w:rsidR="007C1704">
        <w:t>, different map</w:t>
      </w:r>
      <w:r w:rsidR="00AE5506">
        <w:t xml:space="preserve"> (state, sector, airfields, air routes etc..)</w:t>
      </w:r>
      <w:r w:rsidR="007C1704">
        <w:t xml:space="preserve"> overlays,</w:t>
      </w:r>
      <w:r w:rsidR="003E61AE">
        <w:t xml:space="preserve"> adjustable speed vector, history point positions,</w:t>
      </w:r>
      <w:r w:rsidR="007C1704">
        <w:t xml:space="preserve"> indication of</w:t>
      </w:r>
      <w:r w:rsidR="00943F2F">
        <w:t xml:space="preserve"> the </w:t>
      </w:r>
      <w:r w:rsidR="007C1704">
        <w:t xml:space="preserve">“track in coast” state, moving </w:t>
      </w:r>
      <w:r w:rsidR="004D34EA">
        <w:t xml:space="preserve">track </w:t>
      </w:r>
      <w:r w:rsidR="00126376">
        <w:t>labels,</w:t>
      </w:r>
      <w:r w:rsidR="00943F2F">
        <w:t xml:space="preserve"> </w:t>
      </w:r>
      <w:r w:rsidR="000D0010">
        <w:t>in</w:t>
      </w:r>
      <w:r w:rsidR="003E61AE">
        <w:t xml:space="preserve">teractive track label </w:t>
      </w:r>
      <w:r w:rsidR="000D0010">
        <w:t>consisting of an assignable CFL</w:t>
      </w:r>
      <w:r w:rsidR="00C9552F">
        <w:t xml:space="preserve">, HDG and SPD as well as </w:t>
      </w:r>
      <w:r w:rsidR="00126376">
        <w:t>GND-SPD readout</w:t>
      </w:r>
      <w:r w:rsidR="00943F2F">
        <w:t xml:space="preserve">. </w:t>
      </w:r>
      <w:r w:rsidR="0048073E">
        <w:t xml:space="preserve">In addition to </w:t>
      </w:r>
      <w:r w:rsidR="00943F2F">
        <w:t>the above</w:t>
      </w:r>
      <w:r w:rsidR="0048073E">
        <w:t xml:space="preserve"> it also </w:t>
      </w:r>
      <w:r w:rsidR="00943F2F">
        <w:t>provides the following</w:t>
      </w:r>
      <w:r w:rsidR="0048073E">
        <w:t>:</w:t>
      </w:r>
    </w:p>
    <w:p w:rsidR="003E61AE" w:rsidRDefault="003E61AE" w:rsidP="0048073E">
      <w:pPr>
        <w:pStyle w:val="ListParagraph"/>
        <w:numPr>
          <w:ilvl w:val="0"/>
          <w:numId w:val="16"/>
        </w:numPr>
      </w:pPr>
      <w:r>
        <w:t>Extended Label Window (displaying Aircraft Derived Data (CAT048I250 and Cat064I380)</w:t>
      </w:r>
    </w:p>
    <w:p w:rsidR="004D34EA" w:rsidRDefault="004D34EA" w:rsidP="0048073E">
      <w:pPr>
        <w:pStyle w:val="ListParagraph"/>
        <w:numPr>
          <w:ilvl w:val="0"/>
          <w:numId w:val="16"/>
        </w:numPr>
      </w:pPr>
      <w:r>
        <w:t>ASTERIX stream Recording</w:t>
      </w:r>
      <w:r w:rsidR="00FC01D0">
        <w:t xml:space="preserve"> (up to 6 different data streams)</w:t>
      </w:r>
      <w:r>
        <w:t>.</w:t>
      </w:r>
    </w:p>
    <w:p w:rsidR="00592CF7" w:rsidRDefault="00592CF7" w:rsidP="00592CF7">
      <w:pPr>
        <w:pStyle w:val="ListParagraph"/>
        <w:numPr>
          <w:ilvl w:val="1"/>
          <w:numId w:val="16"/>
        </w:numPr>
      </w:pPr>
      <w:r>
        <w:t>Reco</w:t>
      </w:r>
      <w:r w:rsidR="005C2B3C">
        <w:t>r</w:t>
      </w:r>
      <w:r>
        <w:t xml:space="preserve">ding can be in </w:t>
      </w:r>
      <w:r w:rsidR="008705B1">
        <w:t>“</w:t>
      </w:r>
      <w:r>
        <w:t>raw</w:t>
      </w:r>
      <w:r w:rsidR="008705B1">
        <w:t>”</w:t>
      </w:r>
      <w:r>
        <w:t xml:space="preserve"> or proprietary “replay” format. </w:t>
      </w:r>
    </w:p>
    <w:p w:rsidR="00592CF7" w:rsidRDefault="00592CF7" w:rsidP="00592CF7">
      <w:pPr>
        <w:pStyle w:val="ListParagraph"/>
        <w:numPr>
          <w:ilvl w:val="0"/>
          <w:numId w:val="16"/>
        </w:numPr>
      </w:pPr>
      <w:r>
        <w:t>Replay of ASTERIX “replay” Recordings in the or</w:t>
      </w:r>
      <w:r w:rsidR="004A1FE6">
        <w:t>iginal or up to 10 X faster speed</w:t>
      </w:r>
      <w:r>
        <w:t>.</w:t>
      </w:r>
    </w:p>
    <w:p w:rsidR="0048073E" w:rsidRDefault="004D34EA" w:rsidP="0048073E">
      <w:pPr>
        <w:pStyle w:val="ListParagraph"/>
        <w:numPr>
          <w:ilvl w:val="0"/>
          <w:numId w:val="16"/>
        </w:numPr>
      </w:pPr>
      <w:r>
        <w:t xml:space="preserve">Opening </w:t>
      </w:r>
      <w:r w:rsidR="008705B1">
        <w:t xml:space="preserve">of </w:t>
      </w:r>
      <w:r w:rsidR="0048073E">
        <w:t xml:space="preserve">ASTERIX </w:t>
      </w:r>
      <w:r w:rsidR="008705B1">
        <w:t xml:space="preserve">“raw” </w:t>
      </w:r>
      <w:r>
        <w:t>recordings</w:t>
      </w:r>
      <w:r w:rsidR="00592CF7">
        <w:t xml:space="preserve"> in raw forma</w:t>
      </w:r>
      <w:r w:rsidR="004A1FE6">
        <w:t>t to analyze and visualize data in Local or Google Earth Display.</w:t>
      </w:r>
    </w:p>
    <w:p w:rsidR="0048073E" w:rsidRDefault="0048073E" w:rsidP="0048073E">
      <w:pPr>
        <w:pStyle w:val="ListParagraph"/>
        <w:numPr>
          <w:ilvl w:val="0"/>
          <w:numId w:val="16"/>
        </w:numPr>
      </w:pPr>
      <w:r>
        <w:t xml:space="preserve">Export </w:t>
      </w:r>
      <w:r w:rsidR="008705B1">
        <w:t>of imported/captured</w:t>
      </w:r>
      <w:r w:rsidR="00FC01D0">
        <w:t xml:space="preserve"> </w:t>
      </w:r>
      <w:r>
        <w:t>data in KML</w:t>
      </w:r>
      <w:r w:rsidR="00FC01D0">
        <w:t>/KMZ</w:t>
      </w:r>
      <w:r>
        <w:t xml:space="preserve"> format in order to </w:t>
      </w:r>
      <w:r w:rsidR="004A1FE6">
        <w:t>analyze/</w:t>
      </w:r>
      <w:r>
        <w:t>visualize it in Google Earth.</w:t>
      </w:r>
    </w:p>
    <w:p w:rsidR="008705B1" w:rsidRDefault="0048073E" w:rsidP="0048073E">
      <w:pPr>
        <w:pStyle w:val="ListParagraph"/>
        <w:numPr>
          <w:ilvl w:val="0"/>
          <w:numId w:val="16"/>
        </w:numPr>
      </w:pPr>
      <w:r>
        <w:t xml:space="preserve">Export </w:t>
      </w:r>
      <w:r w:rsidR="00FC01D0">
        <w:t>of live</w:t>
      </w:r>
      <w:r w:rsidR="008705B1">
        <w:t>/replayed</w:t>
      </w:r>
      <w:r w:rsidR="00FC01D0">
        <w:t xml:space="preserve"> data</w:t>
      </w:r>
      <w:r>
        <w:t xml:space="preserve"> in real time to Google Earth in order to use it as a data display. </w:t>
      </w:r>
    </w:p>
    <w:p w:rsidR="0048073E" w:rsidRDefault="004A1FE6" w:rsidP="008705B1">
      <w:pPr>
        <w:pStyle w:val="ListParagraph"/>
        <w:numPr>
          <w:ilvl w:val="1"/>
          <w:numId w:val="16"/>
        </w:numPr>
      </w:pPr>
      <w:r>
        <w:t>Implemented</w:t>
      </w:r>
      <w:r w:rsidR="0048073E">
        <w:t xml:space="preserv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BF6C80">
        <w:t xml:space="preserve">of </w:t>
      </w:r>
      <w:r w:rsidR="009F41E6">
        <w:t xml:space="preserve">ASTERIX </w:t>
      </w:r>
      <w:r w:rsidR="0048073E">
        <w:t xml:space="preserve">data </w:t>
      </w:r>
      <w:r w:rsidR="00FC01D0">
        <w:t>streams</w:t>
      </w:r>
      <w:r>
        <w:t xml:space="preserve"> (</w:t>
      </w:r>
      <w:r w:rsidR="004A1FE6">
        <w:t xml:space="preserve">currently limited </w:t>
      </w:r>
      <w:r>
        <w:t>up to 5)</w:t>
      </w:r>
      <w:r w:rsidR="00FC01D0">
        <w:t xml:space="preserve"> </w:t>
      </w:r>
      <w:r w:rsidR="009F41E6">
        <w:t>between networks or to a</w:t>
      </w:r>
      <w:r w:rsidR="00FC01D0">
        <w:t xml:space="preserve"> different multicast address/</w:t>
      </w:r>
      <w:r w:rsidR="009F41E6">
        <w:t>port.</w:t>
      </w:r>
    </w:p>
    <w:p w:rsidR="00BB5A4F" w:rsidRDefault="00BB5A4F" w:rsidP="0048073E">
      <w:pPr>
        <w:pStyle w:val="ListParagraph"/>
        <w:numPr>
          <w:ilvl w:val="0"/>
          <w:numId w:val="16"/>
        </w:numPr>
      </w:pPr>
      <w:r>
        <w:t>Monitor system status</w:t>
      </w:r>
      <w:r w:rsidR="00761B82">
        <w:t xml:space="preserve"> and configuration</w:t>
      </w:r>
      <w:r>
        <w:t xml:space="preserve"> via CAT034/050 </w:t>
      </w:r>
    </w:p>
    <w:p w:rsidR="005E21A4" w:rsidRPr="004A1FE6" w:rsidRDefault="008B6C58">
      <w:pPr>
        <w:rPr>
          <w:color w:val="0000FF" w:themeColor="hyperlink"/>
          <w:u w:val="single"/>
        </w:rPr>
      </w:pPr>
      <w:r>
        <w:t>Note that the application uses Visual Basic Power Pack that needs to be installed</w:t>
      </w:r>
      <w:r w:rsidR="00AB0697">
        <w:t xml:space="preserve"> on the application host machine</w:t>
      </w:r>
      <w:r>
        <w:t xml:space="preserve">. </w:t>
      </w:r>
      <w:r>
        <w:rPr>
          <w:rStyle w:val="Hyperlink"/>
          <w:color w:val="auto"/>
          <w:u w:val="none"/>
        </w:rPr>
        <w:t>On my development machine</w:t>
      </w:r>
      <w:r w:rsidR="005E21A4" w:rsidRPr="005E21A4">
        <w:rPr>
          <w:rStyle w:val="Hyperlink"/>
          <w:color w:val="auto"/>
          <w:u w:val="none"/>
        </w:rPr>
        <w:t xml:space="preserve"> I have it installed at </w:t>
      </w:r>
      <w:r w:rsidR="005E21A4" w:rsidRPr="00AB0697">
        <w:rPr>
          <w:rStyle w:val="Hyperlink"/>
          <w:i/>
          <w:color w:val="auto"/>
          <w:u w:val="none"/>
        </w:rPr>
        <w:t>C:\Program Files\Reference Assemblies\Microsoft\VBPowerPacks\v10.0\Microsoft.VisualBasic.PowerPacks.Vs.dll</w:t>
      </w:r>
      <w:r w:rsidR="00AB0697">
        <w:rPr>
          <w:rStyle w:val="Hyperlink"/>
          <w:color w:val="auto"/>
          <w:u w:val="none"/>
        </w:rPr>
        <w:t xml:space="preserve"> </w:t>
      </w:r>
      <w:r w:rsidR="00E13CEE">
        <w:rPr>
          <w:rStyle w:val="Hyperlink"/>
          <w:color w:val="auto"/>
          <w:u w:val="none"/>
        </w:rPr>
        <w:t xml:space="preserve">and </w:t>
      </w:r>
      <w:r w:rsidR="005E21A4" w:rsidRPr="005E21A4">
        <w:rPr>
          <w:rStyle w:val="Hyperlink"/>
          <w:color w:val="auto"/>
          <w:u w:val="none"/>
        </w:rPr>
        <w:t>referenced form VS2010.</w:t>
      </w:r>
      <w:r w:rsidR="004A1FE6">
        <w:rPr>
          <w:rStyle w:val="Hyperlink"/>
          <w:color w:val="auto"/>
          <w:u w:val="none"/>
        </w:rPr>
        <w:t xml:space="preserve"> </w:t>
      </w:r>
      <w:r w:rsidR="004A1FE6">
        <w:t xml:space="preserve">It can be downloaded at: </w:t>
      </w:r>
      <w:hyperlink r:id="rId10" w:history="1">
        <w:r w:rsidR="004A1FE6" w:rsidRPr="00526DB3">
          <w:rPr>
            <w:rStyle w:val="Hyperlink"/>
          </w:rPr>
          <w:t>http://msdn.microsoft.com/en-us/vstudio/bb735936.aspx</w:t>
        </w:r>
      </w:hyperlink>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2A2D40">
        <w:rPr>
          <w:rFonts w:cstheme="minorHAnsi"/>
        </w:rPr>
        <w:t xml:space="preserve">ake sure that host machine’s </w:t>
      </w:r>
      <w:r w:rsidR="00075549" w:rsidRPr="00075549">
        <w:rPr>
          <w:rFonts w:cstheme="minorHAnsi"/>
        </w:rPr>
        <w:t>localization is set to English U.S.</w:t>
      </w:r>
      <w:r w:rsidR="00625AB1">
        <w:rPr>
          <w:rFonts w:cstheme="minorHAnsi"/>
        </w:rPr>
        <w:t xml:space="preserve"> as application</w:t>
      </w:r>
      <w:r w:rsidR="00075549" w:rsidRPr="00075549">
        <w:rPr>
          <w:rFonts w:cstheme="minorHAnsi"/>
        </w:rPr>
        <w:t xml:space="preserve"> uses .NET libraries (</w:t>
      </w:r>
      <w:r w:rsidRPr="00075549">
        <w:rPr>
          <w:rFonts w:cstheme="minorHAnsi"/>
        </w:rPr>
        <w:t>i.e.</w:t>
      </w:r>
      <w:r w:rsidR="00075549" w:rsidRPr="00075549">
        <w:rPr>
          <w:rFonts w:cstheme="minorHAnsi"/>
        </w:rPr>
        <w:t xml:space="preserve"> double.Parse) that depend on localization</w:t>
      </w:r>
      <w:r w:rsidR="00625AB1">
        <w:rPr>
          <w:rFonts w:cstheme="minorHAnsi"/>
        </w:rPr>
        <w:t xml:space="preserve"> setting</w:t>
      </w:r>
      <w:r w:rsidR="00075549" w:rsidRPr="00075549">
        <w:rPr>
          <w:rFonts w:cstheme="minorHAnsi"/>
        </w:rPr>
        <w:t xml:space="preserve">. </w:t>
      </w:r>
      <w:r>
        <w:rPr>
          <w:rFonts w:cstheme="minorHAnsi"/>
        </w:rPr>
        <w:t>If</w:t>
      </w:r>
      <w:r w:rsidR="00075549" w:rsidRPr="00075549">
        <w:rPr>
          <w:rFonts w:cstheme="minorHAnsi"/>
        </w:rPr>
        <w:t xml:space="preserve"> not set </w:t>
      </w:r>
      <w:r>
        <w:rPr>
          <w:rFonts w:cstheme="minorHAnsi"/>
        </w:rPr>
        <w:t>as expected</w:t>
      </w:r>
      <w:r w:rsidR="00075549" w:rsidRPr="00075549">
        <w:rPr>
          <w:rFonts w:cstheme="minorHAnsi"/>
        </w:rPr>
        <w:t xml:space="preserve"> the software is not able to correctly parse configuration files located</w:t>
      </w:r>
      <w:r w:rsidR="00075549">
        <w:rPr>
          <w:rFonts w:cstheme="minorHAnsi"/>
        </w:rPr>
        <w:t xml:space="preserve"> </w:t>
      </w:r>
      <w:r w:rsidR="00075549" w:rsidRPr="00075549">
        <w:rPr>
          <w:rFonts w:cstheme="minorHAnsi"/>
        </w:rPr>
        <w:t xml:space="preserve">in the </w:t>
      </w:r>
      <w:r w:rsidR="00075549" w:rsidRPr="002A2D40">
        <w:rPr>
          <w:rFonts w:cstheme="minorHAnsi"/>
          <w:b/>
          <w:i/>
        </w:rPr>
        <w:t>C:\ASTERIX\ADAPTATION</w:t>
      </w:r>
      <w:r w:rsidR="00075549" w:rsidRPr="00075549">
        <w:rPr>
          <w:rFonts w:cstheme="minorHAnsi"/>
        </w:rPr>
        <w:t xml:space="preserve"> directory.</w:t>
      </w:r>
    </w:p>
    <w:p w:rsidR="00407B33" w:rsidRDefault="00407B33" w:rsidP="00E83B31"/>
    <w:p w:rsidR="00E83B31" w:rsidRPr="00E83B31" w:rsidRDefault="00E83B31" w:rsidP="00E83B31">
      <w:r w:rsidRPr="00E83B31">
        <w:t>The application has been tested using the following data samples:</w:t>
      </w:r>
    </w:p>
    <w:p w:rsidR="00E83B31" w:rsidRPr="00E83B31" w:rsidRDefault="00E83B31" w:rsidP="00E83B31">
      <w:pPr>
        <w:pStyle w:val="ListParagraph"/>
        <w:numPr>
          <w:ilvl w:val="0"/>
          <w:numId w:val="22"/>
        </w:numPr>
      </w:pPr>
      <w:r w:rsidRPr="00E83B31">
        <w:t xml:space="preserve"> Jahorina MSSR Mode-S: CAT001, 002, CAT034, CAT48</w:t>
      </w:r>
    </w:p>
    <w:p w:rsidR="00E83B31" w:rsidRPr="00E83B31" w:rsidRDefault="00E83B31" w:rsidP="00E83B31">
      <w:pPr>
        <w:pStyle w:val="ListParagraph"/>
        <w:numPr>
          <w:ilvl w:val="0"/>
          <w:numId w:val="22"/>
        </w:numPr>
      </w:pPr>
      <w:r w:rsidRPr="00E83B31">
        <w:t>Sarajevo APP: CAT001, 002, CAT034, CAT48</w:t>
      </w:r>
    </w:p>
    <w:p w:rsidR="00E83B31" w:rsidRPr="00E83B31" w:rsidRDefault="00E83B31" w:rsidP="00E83B31">
      <w:pPr>
        <w:pStyle w:val="ListParagraph"/>
        <w:numPr>
          <w:ilvl w:val="0"/>
          <w:numId w:val="22"/>
        </w:numPr>
      </w:pPr>
      <w:r w:rsidRPr="00E83B31">
        <w:t>BiH installation of ARTAS: CAT62</w:t>
      </w:r>
    </w:p>
    <w:p w:rsidR="00E83B31" w:rsidRPr="00E83B31" w:rsidRDefault="00E83B31" w:rsidP="00E83B31">
      <w:pPr>
        <w:pStyle w:val="ListParagraph"/>
        <w:numPr>
          <w:ilvl w:val="0"/>
          <w:numId w:val="22"/>
        </w:numPr>
      </w:pPr>
      <w:r w:rsidRPr="00E83B31">
        <w:t>All publicly available data samples at: http://www.recherche.enac.fr/asterix/doku.php?id=userfr</w:t>
      </w:r>
    </w:p>
    <w:p w:rsidR="00AE5506" w:rsidRDefault="00AE5506" w:rsidP="00E83B31">
      <w:pPr>
        <w:rPr>
          <w:b/>
          <w:i/>
          <w:sz w:val="20"/>
        </w:rPr>
      </w:pPr>
    </w:p>
    <w:p w:rsidR="00AE5506" w:rsidRDefault="00AE5506" w:rsidP="00E83B31">
      <w:pPr>
        <w:rPr>
          <w:b/>
          <w:i/>
          <w:sz w:val="20"/>
        </w:rPr>
      </w:pPr>
    </w:p>
    <w:p w:rsidR="00E83B31" w:rsidRPr="00407B33" w:rsidRDefault="00E83B31" w:rsidP="00E83B31">
      <w:pPr>
        <w:rPr>
          <w:sz w:val="20"/>
        </w:rPr>
      </w:pPr>
      <w:r w:rsidRPr="00407B33">
        <w:rPr>
          <w:b/>
          <w:i/>
          <w:sz w:val="20"/>
        </w:rPr>
        <w:lastRenderedPageBreak/>
        <w:t xml:space="preserve">I would appreciate that anyone with an access to additional data sample sends it to me so that additional testing and validation can be performed. </w:t>
      </w:r>
      <w:r w:rsidRPr="00407B33">
        <w:rPr>
          <w:sz w:val="20"/>
        </w:rPr>
        <w:t>The data samples can be in</w:t>
      </w:r>
      <w:r w:rsidR="00636FB8" w:rsidRPr="00407B33">
        <w:rPr>
          <w:sz w:val="20"/>
        </w:rPr>
        <w:t xml:space="preserve"> the following formats</w:t>
      </w:r>
      <w:r w:rsidRPr="00407B33">
        <w:rPr>
          <w:sz w:val="20"/>
        </w:rPr>
        <w:t>:</w:t>
      </w:r>
    </w:p>
    <w:p w:rsidR="00E83B31" w:rsidRPr="00407B33" w:rsidRDefault="00E83B31" w:rsidP="00407B33">
      <w:pPr>
        <w:pStyle w:val="ListParagraph"/>
        <w:numPr>
          <w:ilvl w:val="0"/>
          <w:numId w:val="23"/>
        </w:numPr>
        <w:spacing w:after="0"/>
        <w:rPr>
          <w:sz w:val="20"/>
        </w:rPr>
      </w:pPr>
      <w:r w:rsidRPr="00407B33">
        <w:rPr>
          <w:sz w:val="20"/>
        </w:rPr>
        <w:t>Raw, using any available recording tool, including this application as well.</w:t>
      </w:r>
    </w:p>
    <w:p w:rsidR="00E83B31" w:rsidRPr="00407B33" w:rsidRDefault="00E83B31" w:rsidP="00407B33">
      <w:pPr>
        <w:pStyle w:val="ListParagraph"/>
        <w:numPr>
          <w:ilvl w:val="0"/>
          <w:numId w:val="23"/>
        </w:numPr>
        <w:spacing w:after="0"/>
        <w:rPr>
          <w:sz w:val="20"/>
        </w:rPr>
      </w:pPr>
      <w:r w:rsidRPr="00407B33">
        <w:rPr>
          <w:sz w:val="20"/>
        </w:rPr>
        <w:t>Replay</w:t>
      </w:r>
      <w:r w:rsidR="00AC3761" w:rsidRPr="00407B33">
        <w:rPr>
          <w:sz w:val="20"/>
        </w:rPr>
        <w:t>.</w:t>
      </w:r>
      <w:r w:rsidRPr="00407B33">
        <w:rPr>
          <w:sz w:val="20"/>
        </w:rPr>
        <w:t xml:space="preserve"> (using this application)</w:t>
      </w:r>
    </w:p>
    <w:p w:rsidR="00E83B31" w:rsidRPr="00407B33" w:rsidRDefault="00E83B31" w:rsidP="00407B33">
      <w:pPr>
        <w:pStyle w:val="ListParagraph"/>
        <w:numPr>
          <w:ilvl w:val="0"/>
          <w:numId w:val="23"/>
        </w:numPr>
        <w:spacing w:after="0"/>
        <w:rPr>
          <w:sz w:val="20"/>
        </w:rPr>
      </w:pPr>
      <w:r w:rsidRPr="00407B33">
        <w:rPr>
          <w:sz w:val="20"/>
        </w:rPr>
        <w:t>Final Format</w:t>
      </w:r>
      <w:r w:rsidR="00AC3761" w:rsidRPr="00407B33">
        <w:rPr>
          <w:sz w:val="20"/>
        </w:rPr>
        <w:t>.</w:t>
      </w:r>
      <w:r w:rsidRPr="00407B33">
        <w:rPr>
          <w:sz w:val="20"/>
        </w:rPr>
        <w:t xml:space="preserve"> (gengate tool)</w:t>
      </w:r>
    </w:p>
    <w:p w:rsidR="00983DC8" w:rsidRDefault="00983DC8" w:rsidP="000E0490">
      <w:pPr>
        <w:pStyle w:val="Heading1"/>
        <w:jc w:val="center"/>
      </w:pPr>
      <w:bookmarkStart w:id="4" w:name="_Toc341726177"/>
      <w:r>
        <w:t>Related Documents</w:t>
      </w:r>
      <w:bookmarkEnd w:id="4"/>
    </w:p>
    <w:p w:rsidR="00983DC8" w:rsidRPr="009D7024" w:rsidRDefault="00983DC8" w:rsidP="00983DC8"/>
    <w:p w:rsidR="008F42D4" w:rsidRPr="008F42D4" w:rsidRDefault="008F42D4" w:rsidP="008F42D4">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Part9: Category 062</w:t>
      </w:r>
      <w:r w:rsidRPr="009D7024">
        <w:rPr>
          <w:rFonts w:cs="Arial"/>
          <w:bCs/>
        </w:rPr>
        <w:t xml:space="preserve"> </w:t>
      </w:r>
      <w:r>
        <w:rPr>
          <w:rFonts w:cs="Arial"/>
          <w:bCs/>
        </w:rPr>
        <w:t xml:space="preserve">SDPS Track Messages </w:t>
      </w:r>
      <w:r w:rsidRPr="00E42F27">
        <w:rPr>
          <w:rFonts w:cs="Arial"/>
          <w:bCs/>
          <w:szCs w:val="28"/>
        </w:rPr>
        <w:t>SUR.ET1.ST05.2000-STD-</w:t>
      </w:r>
      <w:r>
        <w:rPr>
          <w:rFonts w:cs="Arial"/>
          <w:bCs/>
          <w:szCs w:val="28"/>
        </w:rPr>
        <w:t>09</w:t>
      </w:r>
      <w:r w:rsidRPr="00E42F27">
        <w:rPr>
          <w:rFonts w:cs="Arial"/>
          <w:bCs/>
          <w:szCs w:val="28"/>
        </w:rPr>
        <w:t>-01</w:t>
      </w:r>
    </w:p>
    <w:p w:rsidR="00710F2B" w:rsidRPr="00710F2B" w:rsidRDefault="00710F2B" w:rsidP="00710F2B">
      <w:pPr>
        <w:pStyle w:val="ListParagraph"/>
        <w:numPr>
          <w:ilvl w:val="0"/>
          <w:numId w:val="32"/>
        </w:numPr>
        <w:autoSpaceDE w:val="0"/>
        <w:autoSpaceDN w:val="0"/>
        <w:adjustRightInd w:val="0"/>
        <w:spacing w:after="0" w:line="240" w:lineRule="auto"/>
        <w:rPr>
          <w:rFonts w:cs="Arial"/>
          <w:bCs/>
        </w:rPr>
      </w:pPr>
      <w:r w:rsidRPr="009D7024">
        <w:rPr>
          <w:rFonts w:cs="Arial"/>
          <w:bCs/>
        </w:rPr>
        <w:t>EUROCONTROL STANDARD DOCUMENT FOR RADAR DATA EXCHANGE</w:t>
      </w:r>
      <w:r>
        <w:rPr>
          <w:rFonts w:cs="Arial"/>
          <w:bCs/>
        </w:rPr>
        <w:t xml:space="preserve"> Part4: Category 048</w:t>
      </w:r>
      <w:r w:rsidRPr="009D7024">
        <w:rPr>
          <w:rFonts w:cs="Arial"/>
          <w:bCs/>
        </w:rPr>
        <w:t xml:space="preserve"> Transmission of Monoradar Data</w:t>
      </w:r>
      <w:r>
        <w:rPr>
          <w:rFonts w:cs="Arial"/>
          <w:bCs/>
        </w:rPr>
        <w:t xml:space="preserve"> </w:t>
      </w:r>
      <w:r w:rsidRPr="009D7024">
        <w:rPr>
          <w:rFonts w:cs="Arial"/>
          <w:bCs/>
        </w:rPr>
        <w:t>Target Reports</w:t>
      </w:r>
      <w:r>
        <w:rPr>
          <w:rFonts w:cs="Arial"/>
          <w:bCs/>
        </w:rPr>
        <w:t xml:space="preserve"> </w:t>
      </w:r>
      <w:r w:rsidRPr="00E42F27">
        <w:rPr>
          <w:rFonts w:cs="Arial"/>
          <w:bCs/>
          <w:szCs w:val="28"/>
        </w:rPr>
        <w:t>SUR.ET1.ST05.2000-STD-</w:t>
      </w:r>
      <w:r>
        <w:rPr>
          <w:rFonts w:cs="Arial"/>
          <w:bCs/>
          <w:szCs w:val="28"/>
        </w:rPr>
        <w:t>04</w:t>
      </w:r>
      <w:r w:rsidRPr="00E42F27">
        <w:rPr>
          <w:rFonts w:cs="Arial"/>
          <w:bCs/>
          <w:szCs w:val="28"/>
        </w:rPr>
        <w:t>-01</w:t>
      </w:r>
    </w:p>
    <w:p w:rsidR="00E42F27" w:rsidRPr="00710F2B" w:rsidRDefault="00082C37" w:rsidP="00710F2B">
      <w:pPr>
        <w:pStyle w:val="Default"/>
        <w:numPr>
          <w:ilvl w:val="0"/>
          <w:numId w:val="32"/>
        </w:numPr>
        <w:rPr>
          <w:rFonts w:asciiTheme="minorHAnsi" w:hAnsiTheme="minorHAnsi"/>
          <w:sz w:val="22"/>
          <w:szCs w:val="22"/>
        </w:rPr>
      </w:pPr>
      <w:r>
        <w:rPr>
          <w:rFonts w:asciiTheme="minorHAnsi" w:hAnsiTheme="minorHAnsi"/>
          <w:bCs/>
          <w:sz w:val="22"/>
          <w:szCs w:val="22"/>
        </w:rPr>
        <w:t xml:space="preserve">CAT02 </w:t>
      </w:r>
      <w:r w:rsidR="00710F2B" w:rsidRPr="00710F2B">
        <w:rPr>
          <w:rFonts w:asciiTheme="minorHAnsi" w:hAnsiTheme="minorHAnsi"/>
          <w:bCs/>
          <w:sz w:val="22"/>
          <w:szCs w:val="22"/>
        </w:rPr>
        <w:t>EUROCONTROL STANDARD DOCUMENT FOR Radar Data Exchange Part 2b Transmission of Monoradar Service Messages SUR.ET1.ST05.2000-STD-02b-01</w:t>
      </w:r>
    </w:p>
    <w:p w:rsidR="00E42F27" w:rsidRPr="00E42F27" w:rsidRDefault="00082C37" w:rsidP="00E42F27">
      <w:pPr>
        <w:pStyle w:val="ListParagraph"/>
        <w:numPr>
          <w:ilvl w:val="0"/>
          <w:numId w:val="31"/>
        </w:numPr>
        <w:autoSpaceDE w:val="0"/>
        <w:autoSpaceDN w:val="0"/>
        <w:adjustRightInd w:val="0"/>
        <w:spacing w:after="0" w:line="240" w:lineRule="auto"/>
        <w:rPr>
          <w:rFonts w:cs="Arial"/>
          <w:bCs/>
        </w:rPr>
      </w:pPr>
      <w:r>
        <w:rPr>
          <w:rFonts w:cs="Arial"/>
          <w:bCs/>
        </w:rPr>
        <w:t xml:space="preserve">CAT 34 </w:t>
      </w:r>
      <w:r w:rsidR="00E42F27" w:rsidRPr="00E42F27">
        <w:rPr>
          <w:rFonts w:cs="Arial"/>
          <w:bCs/>
        </w:rPr>
        <w:t>EUROCONTROL STANDARD DOCUMENT FOR Radar Data Exchange Part 2b Transmission of Monoradar Service Messages</w:t>
      </w:r>
      <w:r w:rsidR="00E42F27">
        <w:rPr>
          <w:rFonts w:cs="Arial"/>
          <w:bCs/>
        </w:rPr>
        <w:t xml:space="preserve"> </w:t>
      </w:r>
      <w:r w:rsidR="00710F2B">
        <w:rPr>
          <w:rFonts w:cs="Arial"/>
          <w:bCs/>
        </w:rPr>
        <w:t xml:space="preserve"> </w:t>
      </w:r>
      <w:r w:rsidR="00E42F27" w:rsidRPr="00E42F27">
        <w:rPr>
          <w:rFonts w:cs="Arial"/>
          <w:bCs/>
          <w:szCs w:val="28"/>
        </w:rPr>
        <w:t>SUR.ET1.ST05.2000-STD-02b-01</w:t>
      </w:r>
    </w:p>
    <w:p w:rsidR="009D7024" w:rsidRPr="009D7024" w:rsidRDefault="009D7024" w:rsidP="009D7024">
      <w:pPr>
        <w:pStyle w:val="ListParagraph"/>
        <w:numPr>
          <w:ilvl w:val="0"/>
          <w:numId w:val="30"/>
        </w:numPr>
        <w:autoSpaceDE w:val="0"/>
        <w:autoSpaceDN w:val="0"/>
        <w:adjustRightInd w:val="0"/>
        <w:spacing w:after="0" w:line="240" w:lineRule="auto"/>
        <w:rPr>
          <w:rFonts w:cs="Arial"/>
          <w:bCs/>
        </w:rPr>
      </w:pPr>
      <w:r w:rsidRPr="009D7024">
        <w:rPr>
          <w:rFonts w:cs="Arial"/>
          <w:bCs/>
        </w:rPr>
        <w:t>EUROCONTROL STANDARD DOCUMENT FOR RADAR DATA EXCHANGE Part 2a Transmission of Monoradar Data</w:t>
      </w:r>
      <w:r>
        <w:rPr>
          <w:rFonts w:cs="Arial"/>
          <w:bCs/>
        </w:rPr>
        <w:t xml:space="preserve"> </w:t>
      </w:r>
      <w:r w:rsidRPr="009D7024">
        <w:rPr>
          <w:rFonts w:cs="Arial"/>
          <w:bCs/>
        </w:rPr>
        <w:t>Target Reports</w:t>
      </w:r>
      <w:r w:rsidR="00710F2B">
        <w:rPr>
          <w:rFonts w:cs="Arial"/>
          <w:bCs/>
        </w:rPr>
        <w:t xml:space="preserve"> CAT01</w:t>
      </w:r>
      <w:r>
        <w:rPr>
          <w:rFonts w:cs="Arial"/>
          <w:bCs/>
        </w:rPr>
        <w:t xml:space="preserve"> </w:t>
      </w:r>
      <w:r w:rsidRPr="00E42F27">
        <w:rPr>
          <w:rFonts w:cs="Arial"/>
          <w:bCs/>
          <w:szCs w:val="28"/>
        </w:rPr>
        <w:t>SUR.ET1.ST05.2000-STD-02a-01</w:t>
      </w:r>
    </w:p>
    <w:p w:rsidR="00C1784C" w:rsidRPr="009D7024" w:rsidRDefault="009D7024" w:rsidP="009D7024">
      <w:pPr>
        <w:pStyle w:val="ListParagraph"/>
        <w:numPr>
          <w:ilvl w:val="0"/>
          <w:numId w:val="29"/>
        </w:numPr>
        <w:autoSpaceDE w:val="0"/>
        <w:autoSpaceDN w:val="0"/>
        <w:adjustRightInd w:val="0"/>
        <w:spacing w:after="0" w:line="240" w:lineRule="auto"/>
        <w:rPr>
          <w:rFonts w:ascii="Bembo-ExtraBold" w:hAnsi="Bembo-ExtraBold" w:cs="Bembo-ExtraBold"/>
          <w:b/>
          <w:bCs/>
        </w:rPr>
      </w:pPr>
      <w:r w:rsidRPr="009D7024">
        <w:rPr>
          <w:rFonts w:cs="Bembo-ExtraBold"/>
          <w:bCs/>
        </w:rPr>
        <w:t>Elementary Surveillance (ELS) and Enhanced Surveillance (EHS) Validation via Mode S Secondary Radar Surveillance (</w:t>
      </w:r>
      <w:r w:rsidRPr="009D7024">
        <w:rPr>
          <w:rFonts w:cs="Bodoni"/>
        </w:rPr>
        <w:t xml:space="preserve">MASSACHUSETTS INSTITUTE OF TECHNOLOGY </w:t>
      </w:r>
      <w:r w:rsidRPr="009D7024">
        <w:rPr>
          <w:rFonts w:cs="Bembo-ExtraBold"/>
          <w:bCs/>
        </w:rPr>
        <w:t>Project Report ATC-337)</w:t>
      </w:r>
    </w:p>
    <w:p w:rsidR="00983DC8" w:rsidRPr="00983DC8" w:rsidRDefault="00C1784C" w:rsidP="00C1784C">
      <w:pPr>
        <w:pStyle w:val="ListParagraph"/>
        <w:numPr>
          <w:ilvl w:val="0"/>
          <w:numId w:val="27"/>
        </w:numPr>
      </w:pPr>
      <w:r w:rsidRPr="009D7024">
        <w:t>Technical</w:t>
      </w:r>
      <w:r>
        <w:t xml:space="preserve"> Provisions for Mode S Services and Extended Squitter (ICAO DOC 9871 AN/464</w:t>
      </w:r>
      <w:r w:rsidR="008F42D4">
        <w:t>)</w:t>
      </w:r>
    </w:p>
    <w:p w:rsidR="00904187" w:rsidRDefault="00D611CC" w:rsidP="000E0490">
      <w:pPr>
        <w:pStyle w:val="Heading1"/>
        <w:jc w:val="center"/>
      </w:pPr>
      <w:bookmarkStart w:id="5" w:name="_Toc341726178"/>
      <w:r w:rsidRPr="00163F57">
        <w:t>Initial Setup</w:t>
      </w:r>
      <w:bookmarkEnd w:id="5"/>
    </w:p>
    <w:p w:rsidR="0076233C" w:rsidRPr="0076233C" w:rsidRDefault="0076233C" w:rsidP="0076233C"/>
    <w:p w:rsidR="00D611CC" w:rsidRDefault="00B0166D" w:rsidP="00143977">
      <w:pPr>
        <w:ind w:firstLine="720"/>
      </w:pPr>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rsidR="00C567C6">
        <w:t xml:space="preserve"> that </w:t>
      </w:r>
      <w:r w:rsidR="00BC297A">
        <w:t xml:space="preserve">contains </w:t>
      </w:r>
      <w:r w:rsidR="000A5FA4">
        <w:t xml:space="preserve">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7E38CD">
        <w:t xml:space="preserve">he application 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7E38CD">
        <w:t>The parameter is defaulted</w:t>
      </w:r>
      <w:r w:rsidR="009B5C37">
        <w:t xml:space="preserve"> to the center of Bosnia and Herzegovina but can be modified using </w:t>
      </w:r>
      <w:r w:rsidR="000062ED">
        <w:t>application GUI</w:t>
      </w:r>
      <w:r w:rsidR="005C2B3C">
        <w:t xml:space="preserve"> to any other location</w:t>
      </w:r>
      <w:r w:rsidR="000062ED">
        <w:t xml:space="preserve">.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lastRenderedPageBreak/>
        <w:t xml:space="preserve">Display </w:t>
      </w:r>
      <w:r w:rsidRPr="00012792">
        <w:rPr>
          <w:b/>
          <w:i/>
        </w:rPr>
        <w:t>b</w:t>
      </w:r>
      <w:r w:rsidR="000062ED" w:rsidRPr="00012792">
        <w:rPr>
          <w:b/>
          <w:i/>
        </w:rPr>
        <w:t xml:space="preserve">ackground </w:t>
      </w:r>
      <w:r w:rsidRPr="00012792">
        <w:rPr>
          <w:b/>
          <w:i/>
        </w:rPr>
        <w:t>color</w:t>
      </w:r>
      <w:r>
        <w:t xml:space="preserve">. The parameter </w:t>
      </w:r>
      <w:r w:rsidR="008C2CCA">
        <w:t xml:space="preserve">is </w:t>
      </w:r>
      <w:r w:rsidR="001F4871">
        <w:t>defaulted</w:t>
      </w:r>
      <w:r w:rsidR="00DF103B">
        <w:t xml:space="preserve"> to black </w:t>
      </w:r>
      <w:r>
        <w:t xml:space="preserve">but can be modified </w:t>
      </w:r>
      <w:r w:rsidR="00222B85">
        <w:t>using application GUI</w:t>
      </w:r>
      <w:r w:rsidR="00E64553">
        <w:t xml:space="preserve"> to a desired color</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D26FB" w:rsidP="002047E6">
      <w:pPr>
        <w:pStyle w:val="ListParagraph"/>
        <w:numPr>
          <w:ilvl w:val="1"/>
          <w:numId w:val="11"/>
        </w:numPr>
        <w:rPr>
          <w:b/>
          <w:i/>
        </w:rPr>
      </w:pPr>
      <w:r>
        <w:t>Draws</w:t>
      </w:r>
      <w:r w:rsidR="0012185D">
        <w:t xml:space="preserve">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D26FB" w:rsidP="0012185D">
      <w:pPr>
        <w:pStyle w:val="ListParagraph"/>
        <w:numPr>
          <w:ilvl w:val="1"/>
          <w:numId w:val="11"/>
        </w:numPr>
        <w:rPr>
          <w:b/>
          <w:i/>
        </w:rPr>
      </w:pPr>
      <w:r>
        <w:t xml:space="preserve">Draws </w:t>
      </w:r>
      <w:r w:rsidR="0012185D">
        <w:t xml:space="preserve">state borders. See the file for </w:t>
      </w:r>
      <w:r w:rsidR="00B14293">
        <w:t xml:space="preserve">the proper syntax and modify </w:t>
      </w:r>
      <w:r w:rsidR="00B65819">
        <w:t xml:space="preserve">as </w:t>
      </w:r>
      <w:r w:rsidR="0012185D">
        <w:t xml:space="preserve">needed. </w:t>
      </w:r>
      <w:r w:rsidR="00EA7211">
        <w:t>Provided</w:t>
      </w:r>
      <w:r w:rsidR="0012185D">
        <w:t xml:space="preserve"> data </w:t>
      </w:r>
      <w:r w:rsidR="00E64553">
        <w:t xml:space="preserve">was obtained </w:t>
      </w:r>
      <w:r w:rsidR="0012185D">
        <w:t xml:space="preserve">from </w:t>
      </w:r>
      <w:hyperlink r:id="rId11" w:history="1">
        <w:r w:rsidR="0012185D" w:rsidRPr="00157615">
          <w:rPr>
            <w:rStyle w:val="Hyperlink"/>
          </w:rPr>
          <w:t>http://www.gadm.org/country</w:t>
        </w:r>
      </w:hyperlink>
      <w:r w:rsidR="0012185D">
        <w:t>. Some manual modification is needed t</w:t>
      </w:r>
      <w:r w:rsidR="00E64553">
        <w:t>h</w:t>
      </w:r>
      <w:r w:rsidR="0012185D">
        <w: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1D26FB" w:rsidP="00D611CC">
      <w:pPr>
        <w:pStyle w:val="ListParagraph"/>
        <w:numPr>
          <w:ilvl w:val="1"/>
          <w:numId w:val="11"/>
        </w:numPr>
        <w:rPr>
          <w:b/>
          <w:i/>
        </w:rPr>
      </w:pPr>
      <w:r>
        <w:t>Draws fixpoints</w:t>
      </w:r>
      <w:r w:rsidR="00F5594E">
        <w:t xml:space="preserve">. See the file for proper syntax and modify </w:t>
      </w:r>
      <w:r w:rsidR="00B83DE6">
        <w:t xml:space="preserve">as needed. </w:t>
      </w:r>
    </w:p>
    <w:p w:rsidR="00452CBD" w:rsidRPr="00B33975" w:rsidRDefault="00B83DE6" w:rsidP="003D6E9D">
      <w:pPr>
        <w:pStyle w:val="ListParagraph"/>
        <w:numPr>
          <w:ilvl w:val="2"/>
          <w:numId w:val="11"/>
        </w:numPr>
        <w:rPr>
          <w:b/>
          <w:i/>
        </w:rPr>
      </w:pPr>
      <w:r w:rsidRPr="00567AE7">
        <w:rPr>
          <w:b/>
          <w:i/>
        </w:rPr>
        <w:t>NOTE:</w:t>
      </w:r>
      <w:r w:rsidRPr="00963126">
        <w:rPr>
          <w:i/>
        </w:rPr>
        <w:t xml:space="preserve"> The last parameter is needed but</w:t>
      </w:r>
      <w:r w:rsidR="00BD5EF0">
        <w:rPr>
          <w:i/>
        </w:rPr>
        <w:t xml:space="preserve"> is not used at this time</w:t>
      </w:r>
      <w:r w:rsidRPr="00963126">
        <w:rPr>
          <w:i/>
        </w:rPr>
        <w: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Pr="00496C90"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496C90" w:rsidRPr="00496C90" w:rsidRDefault="00496C90" w:rsidP="00496C90">
      <w:pPr>
        <w:pStyle w:val="ListParagraph"/>
        <w:ind w:left="2160"/>
        <w:rPr>
          <w:b/>
          <w:i/>
        </w:rPr>
      </w:pPr>
    </w:p>
    <w:p w:rsidR="00496C90" w:rsidRDefault="00496C90" w:rsidP="00496C90">
      <w:pPr>
        <w:pStyle w:val="ListParagraph"/>
        <w:numPr>
          <w:ilvl w:val="1"/>
          <w:numId w:val="11"/>
        </w:numPr>
        <w:rPr>
          <w:b/>
          <w:i/>
        </w:rPr>
      </w:pPr>
      <w:r>
        <w:t xml:space="preserve">Defines Track/Plot Label display attributes. Use provided GUI for modification. Please see </w:t>
      </w:r>
      <w:r w:rsidRPr="006A4B8E">
        <w:rPr>
          <w:b/>
          <w:i/>
        </w:rPr>
        <w:t>Label Attributes</w:t>
      </w:r>
    </w:p>
    <w:p w:rsidR="00496C90" w:rsidRPr="00496C90" w:rsidRDefault="00496C90" w:rsidP="00496C90">
      <w:pPr>
        <w:pStyle w:val="ListParagraph"/>
        <w:ind w:left="2880"/>
        <w:rPr>
          <w:b/>
          <w:i/>
        </w:rPr>
      </w:pPr>
    </w:p>
    <w:p w:rsidR="00496C90" w:rsidRPr="00A00655" w:rsidRDefault="00496C90" w:rsidP="00B33975">
      <w:pPr>
        <w:pStyle w:val="ListParagraph"/>
        <w:numPr>
          <w:ilvl w:val="0"/>
          <w:numId w:val="11"/>
        </w:numPr>
        <w:rPr>
          <w:b/>
          <w:i/>
        </w:rPr>
      </w:pPr>
      <w:r>
        <w:rPr>
          <w:b/>
          <w:i/>
        </w:rPr>
        <w:t xml:space="preserve">Runways.txt </w:t>
      </w:r>
      <w:r>
        <w:rPr>
          <w:i/>
        </w:rPr>
        <w:t>(</w:t>
      </w:r>
      <w:r w:rsidRPr="00F5594E">
        <w:rPr>
          <w:i/>
        </w:rPr>
        <w:t>To be manually modified</w:t>
      </w:r>
      <w:r w:rsidRPr="00904187">
        <w:t>)</w:t>
      </w:r>
    </w:p>
    <w:p w:rsidR="00A00655" w:rsidRDefault="00A00655" w:rsidP="00A00655">
      <w:pPr>
        <w:pStyle w:val="ListParagraph"/>
        <w:ind w:left="2160"/>
        <w:rPr>
          <w:b/>
          <w:i/>
        </w:rPr>
      </w:pPr>
    </w:p>
    <w:p w:rsidR="00496C90" w:rsidRPr="00244FB6" w:rsidRDefault="001D26FB" w:rsidP="00496C90">
      <w:pPr>
        <w:pStyle w:val="ListParagraph"/>
        <w:numPr>
          <w:ilvl w:val="1"/>
          <w:numId w:val="11"/>
        </w:numPr>
        <w:rPr>
          <w:b/>
          <w:i/>
        </w:rPr>
      </w:pPr>
      <w:r>
        <w:t xml:space="preserve">Draws </w:t>
      </w:r>
      <w:r w:rsidR="00496C90">
        <w:t>runway and taxiway borders. See the file for the proper syntax and modify it as needed.</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lastRenderedPageBreak/>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C03DE3" w:rsidRDefault="00C03DE3">
      <w:pPr>
        <w:rPr>
          <w:rFonts w:asciiTheme="majorHAnsi" w:eastAsiaTheme="majorEastAsia" w:hAnsiTheme="majorHAnsi" w:cstheme="majorBidi"/>
          <w:b/>
          <w:bCs/>
          <w:color w:val="365F91" w:themeColor="accent1" w:themeShade="BF"/>
          <w:sz w:val="28"/>
          <w:szCs w:val="28"/>
        </w:rPr>
      </w:pPr>
      <w:bookmarkStart w:id="6" w:name="_Toc334523344"/>
      <w:r>
        <w:br w:type="page"/>
      </w:r>
    </w:p>
    <w:p w:rsidR="006F67E6" w:rsidRDefault="00E65400" w:rsidP="000E0490">
      <w:pPr>
        <w:pStyle w:val="Heading1"/>
        <w:jc w:val="center"/>
      </w:pPr>
      <w:bookmarkStart w:id="7" w:name="_Toc341726179"/>
      <w:r w:rsidRPr="00E65400">
        <w:lastRenderedPageBreak/>
        <w:t>Main Windows and Functionality</w:t>
      </w:r>
      <w:bookmarkEnd w:id="6"/>
      <w:bookmarkEnd w:id="7"/>
    </w:p>
    <w:p w:rsidR="007D2B26" w:rsidRPr="007D2B26" w:rsidRDefault="007D2B26" w:rsidP="007D2B26"/>
    <w:p w:rsidR="005E338A" w:rsidRDefault="007D2B26" w:rsidP="006D516C">
      <w:pPr>
        <w:ind w:left="720"/>
      </w:pPr>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w:t>
      </w:r>
      <w:r w:rsidR="006D516C">
        <w:t>and initially</w:t>
      </w:r>
      <w:r w:rsidR="00B25D16">
        <w:t xml:space="preserve"> </w:t>
      </w:r>
      <w:r w:rsidR="005E338A">
        <w:t xml:space="preserve">there are no </w:t>
      </w:r>
      <w:r>
        <w:t>plots/tracks</w:t>
      </w:r>
      <w:r w:rsidR="002E6613">
        <w:t xml:space="preserve"> displayed. </w:t>
      </w:r>
      <w:r w:rsidR="006D516C">
        <w:t>ASTERIX</w:t>
      </w:r>
      <w:r w:rsidR="00B25D16">
        <w:t xml:space="preserve"> data </w:t>
      </w:r>
      <w:r>
        <w:t>has</w:t>
      </w:r>
      <w:r w:rsidR="002E6613">
        <w:t xml:space="preserve"> to be </w:t>
      </w:r>
      <w:r w:rsidR="00B25D16">
        <w:t xml:space="preserve">either </w:t>
      </w:r>
      <w:r w:rsidR="002E6613">
        <w:t xml:space="preserve">imported from a </w:t>
      </w:r>
      <w:r w:rsidR="00D32C6D">
        <w:t>“</w:t>
      </w:r>
      <w:r w:rsidR="002E6613">
        <w:t>raw</w:t>
      </w:r>
      <w:r w:rsidR="00D32C6D">
        <w:t>”</w:t>
      </w:r>
      <w:r w:rsidR="002E6613">
        <w:t xml:space="preserve"> ASTERIX recording or </w:t>
      </w:r>
      <w:r w:rsidR="005B2904">
        <w:t>acquired</w:t>
      </w:r>
      <w:r w:rsidR="00D32C6D">
        <w:t xml:space="preserve"> from LAN (live or replayed).</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w:t>
      </w:r>
      <w:r w:rsidR="00912F9E">
        <w:t xml:space="preserve">acquire </w:t>
      </w:r>
      <w:r>
        <w:t>live</w:t>
      </w:r>
      <w:r w:rsidR="00D32C6D">
        <w:t>/replayed</w:t>
      </w:r>
      <w:r>
        <w:t xml:space="preserve"> data the </w:t>
      </w:r>
      <w:r w:rsidR="00352653">
        <w:t xml:space="preserve">PC where ASTERIX </w:t>
      </w:r>
      <w:r w:rsidR="00912F9E">
        <w:t>DARR</w:t>
      </w:r>
      <w:r w:rsidR="00352653">
        <w:t xml:space="preserve">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D32C6D" w:rsidRDefault="00D32C6D" w:rsidP="00D76AD4">
      <w:pPr>
        <w:pStyle w:val="ListParagraph"/>
      </w:pPr>
    </w:p>
    <w:p w:rsidR="00D32C6D" w:rsidRDefault="00D32C6D" w:rsidP="00D76AD4">
      <w:pPr>
        <w:pStyle w:val="ListParagraph"/>
      </w:pPr>
      <w:r w:rsidRPr="00F84354">
        <w:rPr>
          <w:b/>
        </w:rPr>
        <w:t>NOTE:</w:t>
      </w:r>
      <w:r>
        <w:t xml:space="preserve"> For demo</w:t>
      </w:r>
      <w:r w:rsidR="00F84354">
        <w:t xml:space="preserve">nstration/testing purposes </w:t>
      </w:r>
      <w:r w:rsidR="00E64553">
        <w:t xml:space="preserve">two sets of data samples are </w:t>
      </w:r>
      <w:r>
        <w:t>provide</w:t>
      </w:r>
      <w:r w:rsidR="00E64553">
        <w:t>d</w:t>
      </w:r>
      <w:r>
        <w:t xml:space="preserve"> </w:t>
      </w:r>
      <w:r w:rsidR="00F84354">
        <w:t xml:space="preserve">located in the VS2010 solution in DATA SAMPLE directory. Those can be used to either open up sample data in “raw” or </w:t>
      </w:r>
      <w:r w:rsidR="00E64553">
        <w:t>“</w:t>
      </w:r>
      <w:r w:rsidR="00F84354">
        <w:t>replay</w:t>
      </w:r>
      <w:r w:rsidR="00E64553">
        <w:t>”</w:t>
      </w:r>
      <w:r w:rsidR="00F84354">
        <w:t xml:space="preserve"> using the replay functionality.</w:t>
      </w:r>
    </w:p>
    <w:p w:rsidR="00352653" w:rsidRDefault="000C291B" w:rsidP="000E0490">
      <w:pPr>
        <w:pStyle w:val="Heading1"/>
        <w:jc w:val="center"/>
      </w:pPr>
      <w:bookmarkStart w:id="8" w:name="_Toc334523345"/>
      <w:bookmarkStart w:id="9" w:name="_Toc341726180"/>
      <w:r w:rsidRPr="000C291B">
        <w:t>Setting up a connection</w:t>
      </w:r>
      <w:bookmarkEnd w:id="8"/>
      <w:bookmarkEnd w:id="9"/>
    </w:p>
    <w:p w:rsidR="00D021E6" w:rsidRPr="00D021E6" w:rsidRDefault="00D021E6" w:rsidP="00D021E6"/>
    <w:p w:rsidR="005E338A" w:rsidRDefault="00C808AA"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10" w:name="_Toc341724325"/>
      <w:bookmarkStart w:id="11" w:name="_Toc341726181"/>
      <w:r w:rsidR="00BA1A5D">
        <w:rPr>
          <w:i/>
          <w:iCs/>
          <w:noProof/>
          <w:color w:val="808080" w:themeColor="text1" w:themeTint="7F"/>
        </w:rPr>
        <w:drawing>
          <wp:inline distT="0" distB="0" distL="0" distR="0">
            <wp:extent cx="2760345" cy="3407410"/>
            <wp:effectExtent l="0" t="0" r="0" b="0"/>
            <wp:docPr id="16" name="Picture 16" descr="C:\Users\CAAS\Desktop\Release\Connection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AS\Desktop\Release\Connection Settings.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0345" cy="3407410"/>
                    </a:xfrm>
                    <a:prstGeom prst="rect">
                      <a:avLst/>
                    </a:prstGeom>
                    <a:noFill/>
                    <a:ln>
                      <a:noFill/>
                    </a:ln>
                  </pic:spPr>
                </pic:pic>
              </a:graphicData>
            </a:graphic>
          </wp:inline>
        </w:drawing>
      </w:r>
      <w:bookmarkEnd w:id="10"/>
      <w:bookmarkEnd w:id="11"/>
    </w:p>
    <w:p w:rsidR="00352653" w:rsidRDefault="00352653" w:rsidP="004B491D">
      <w:pPr>
        <w:pStyle w:val="Heading3"/>
        <w:jc w:val="center"/>
      </w:pPr>
      <w:bookmarkStart w:id="12" w:name="_Toc334523346"/>
      <w:bookmarkStart w:id="13" w:name="_Toc336514066"/>
      <w:bookmarkStart w:id="14" w:name="_Toc341726182"/>
      <w:r>
        <w:t>Figure 1: Connection Screen</w:t>
      </w:r>
      <w:bookmarkEnd w:id="12"/>
      <w:bookmarkEnd w:id="13"/>
      <w:bookmarkEnd w:id="14"/>
    </w:p>
    <w:p w:rsidR="000C291B" w:rsidRDefault="000C291B" w:rsidP="00272081"/>
    <w:p w:rsidR="00086A08" w:rsidRDefault="00086A08" w:rsidP="00086A08">
      <w:pPr>
        <w:ind w:firstLine="720"/>
      </w:pPr>
      <w:r>
        <w:t xml:space="preserve">To start, from the Main Screen (Figure 2) open up </w:t>
      </w:r>
      <w:r w:rsidRPr="00280EC5">
        <w:rPr>
          <w:b/>
          <w:i/>
        </w:rPr>
        <w:t>Settings -&gt; Connection Settings</w:t>
      </w:r>
      <w:r>
        <w:rPr>
          <w:b/>
          <w:i/>
        </w:rPr>
        <w:t xml:space="preserve"> or directly from the Main Screen under Connection </w:t>
      </w:r>
      <w:r>
        <w:t xml:space="preserve">(Figure 1), and enter required data. It is possible to enter several connections and </w:t>
      </w:r>
      <w:r>
        <w:lastRenderedPageBreak/>
        <w:t xml:space="preserve">save them in a file. Later on, </w:t>
      </w:r>
      <w:r w:rsidR="00E64553">
        <w:t xml:space="preserve">one </w:t>
      </w:r>
      <w:r>
        <w:t>can open up the file and activate one of the saved connections. Upon opening the form the software will check for the available network interfaces and pre-fill the “Local Interface Addr” combo box with IP addresses. It is also possible to enter one manually.</w:t>
      </w:r>
    </w:p>
    <w:p w:rsidR="00086A08" w:rsidRPr="00283843" w:rsidRDefault="00912F9E" w:rsidP="00283843">
      <w:pPr>
        <w:ind w:firstLine="720"/>
        <w:rPr>
          <w:b/>
          <w:i/>
        </w:rPr>
      </w:pPr>
      <w:r w:rsidRPr="00912F9E">
        <w:rPr>
          <w:b/>
          <w:i/>
        </w:rPr>
        <w:t xml:space="preserve">Tip: </w:t>
      </w:r>
      <w:r w:rsidRPr="00912F9E">
        <w:rPr>
          <w:i/>
        </w:rPr>
        <w:t>In the case that data is replayed using build in Replay functionality the</w:t>
      </w:r>
      <w:r>
        <w:rPr>
          <w:i/>
        </w:rPr>
        <w:t>n the fastest way is to also set up the connection from the Replay GUI.</w:t>
      </w:r>
      <w:r w:rsidR="009A15DD">
        <w:rPr>
          <w:i/>
        </w:rPr>
        <w:t xml:space="preserve"> (See Replay ASTERIX for </w:t>
      </w:r>
      <w:r w:rsidR="007F460F">
        <w:rPr>
          <w:i/>
        </w:rPr>
        <w:t>details</w:t>
      </w:r>
      <w:r w:rsidR="009A15DD">
        <w:rPr>
          <w:i/>
        </w:rPr>
        <w:t>).</w:t>
      </w:r>
    </w:p>
    <w:p w:rsidR="00D8482D" w:rsidRDefault="0012005C" w:rsidP="00D8482D">
      <w:pPr>
        <w:pStyle w:val="Heading1"/>
        <w:jc w:val="center"/>
      </w:pPr>
      <w:bookmarkStart w:id="15" w:name="_Toc334523347"/>
      <w:bookmarkStart w:id="16" w:name="_Toc341726183"/>
      <w:r w:rsidRPr="0012005C">
        <w:t xml:space="preserve">Start </w:t>
      </w:r>
      <w:r w:rsidR="00726791">
        <w:t xml:space="preserve">processing </w:t>
      </w:r>
      <w:r w:rsidRPr="0012005C">
        <w:t>data</w:t>
      </w:r>
      <w:bookmarkEnd w:id="15"/>
      <w:bookmarkEnd w:id="16"/>
    </w:p>
    <w:p w:rsidR="00D8482D" w:rsidRPr="00D8482D" w:rsidRDefault="00D8482D" w:rsidP="00D8482D"/>
    <w:p w:rsidR="00770A9A" w:rsidRDefault="00280EC5" w:rsidP="002143D0">
      <w:pPr>
        <w:pStyle w:val="ListParagraph"/>
        <w:ind w:left="0" w:firstLine="720"/>
      </w:pPr>
      <w:r>
        <w:t xml:space="preserve">Once a connection is activated to start </w:t>
      </w:r>
      <w:r w:rsidR="001D1DAD">
        <w:t>processing</w:t>
      </w:r>
      <w:r>
        <w:t xml:space="preserve"> the data</w:t>
      </w:r>
      <w:r w:rsidR="000C1567">
        <w:t>,</w:t>
      </w:r>
      <w:r>
        <w:t xml:space="preserve"> it is necessary to </w:t>
      </w:r>
      <w:r w:rsidR="002C3D9E">
        <w:t>enable</w:t>
      </w:r>
      <w:r>
        <w:t xml:space="preserve"> </w:t>
      </w:r>
      <w:r w:rsidR="002C3D9E">
        <w:t xml:space="preserve">it </w:t>
      </w:r>
      <w:r>
        <w:t>from</w:t>
      </w:r>
      <w:r w:rsidR="002C3D9E">
        <w:t xml:space="preserve"> the Main Screen using t</w:t>
      </w:r>
      <w:r w:rsidR="002715E1">
        <w:t>he upper right</w:t>
      </w:r>
      <w:r w:rsidR="001D1DAD">
        <w:t xml:space="preserve"> b</w:t>
      </w:r>
      <w:r>
        <w:t>utton</w:t>
      </w:r>
      <w:r w:rsidR="001D1DAD">
        <w:t xml:space="preserve"> </w:t>
      </w:r>
      <w:r w:rsidR="002C3D9E">
        <w:t>(</w:t>
      </w:r>
      <w:r w:rsidRPr="00280EC5">
        <w:rPr>
          <w:b/>
          <w:i/>
        </w:rPr>
        <w:t>Stopped/Running</w:t>
      </w:r>
      <w:r>
        <w:t xml:space="preserve">). Once the </w:t>
      </w:r>
      <w:r w:rsidR="00CB65B7">
        <w:t>processing</w:t>
      </w:r>
      <w:r>
        <w:t xml:space="preserve"> is activated the screen will start to populate as shown in Figure 2</w:t>
      </w:r>
      <w:r w:rsidR="00022C3E">
        <w:t>.</w:t>
      </w:r>
    </w:p>
    <w:p w:rsidR="00770A9A" w:rsidRDefault="00770A9A" w:rsidP="00770A9A">
      <w:pPr>
        <w:pStyle w:val="ListParagraph"/>
        <w:ind w:left="0"/>
      </w:pPr>
    </w:p>
    <w:p w:rsidR="00770A9A" w:rsidRDefault="00574E60" w:rsidP="004B491D">
      <w:pPr>
        <w:pStyle w:val="Heading3"/>
        <w:jc w:val="center"/>
      </w:pPr>
      <w:bookmarkStart w:id="17" w:name="_Toc341724328"/>
      <w:bookmarkStart w:id="18" w:name="_Toc341726184"/>
      <w:r>
        <w:rPr>
          <w:noProof/>
        </w:rPr>
        <w:drawing>
          <wp:inline distT="0" distB="0" distL="0" distR="0">
            <wp:extent cx="6961516" cy="3856007"/>
            <wp:effectExtent l="0" t="0" r="0" b="0"/>
            <wp:docPr id="4" name="Picture 4" descr="C:\Users\CAAS\Desktop\ScreenHunter_50 Nov. 26 1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AS\Desktop\ScreenHunter_50 Nov. 26 19.49.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61659" cy="3856086"/>
                    </a:xfrm>
                    <a:prstGeom prst="rect">
                      <a:avLst/>
                    </a:prstGeom>
                    <a:noFill/>
                    <a:ln>
                      <a:noFill/>
                    </a:ln>
                  </pic:spPr>
                </pic:pic>
              </a:graphicData>
            </a:graphic>
          </wp:inline>
        </w:drawing>
      </w:r>
      <w:bookmarkEnd w:id="17"/>
      <w:bookmarkEnd w:id="18"/>
    </w:p>
    <w:p w:rsidR="00E65400" w:rsidRDefault="00352653" w:rsidP="004B491D">
      <w:pPr>
        <w:pStyle w:val="Heading3"/>
        <w:jc w:val="center"/>
      </w:pPr>
      <w:bookmarkStart w:id="19" w:name="_Toc336514067"/>
      <w:bookmarkStart w:id="20" w:name="_Toc341726185"/>
      <w:r>
        <w:t xml:space="preserve">Figure 2: Main </w:t>
      </w:r>
      <w:r w:rsidR="00EF5DA7">
        <w:t xml:space="preserve">Display </w:t>
      </w:r>
      <w:r>
        <w:t>Window</w:t>
      </w:r>
      <w:bookmarkEnd w:id="19"/>
      <w:r w:rsidR="008F2BCD">
        <w:t>, with full screen selected</w:t>
      </w:r>
      <w:bookmarkEnd w:id="20"/>
    </w:p>
    <w:p w:rsidR="00022C3E" w:rsidRDefault="00022C3E"/>
    <w:p w:rsidR="00022C3E" w:rsidRDefault="00022C3E" w:rsidP="00022C3E">
      <w:pPr>
        <w:pStyle w:val="ListParagraph"/>
        <w:numPr>
          <w:ilvl w:val="0"/>
          <w:numId w:val="21"/>
        </w:numPr>
      </w:pPr>
      <w:r>
        <w:t>The map center can be adjusted either by using GUI buttons or using UP/DOWN/LEFT/RIGHT keyboard keys.</w:t>
      </w:r>
    </w:p>
    <w:p w:rsidR="00863199" w:rsidRDefault="00022C3E" w:rsidP="00022C3E">
      <w:pPr>
        <w:pStyle w:val="ListParagraph"/>
        <w:numPr>
          <w:ilvl w:val="0"/>
          <w:numId w:val="21"/>
        </w:numPr>
      </w:pPr>
      <w:r>
        <w:t>Zoom IN and Zoom OUT can be adjusted either by GUI buttons or +/- keyboard keys.</w:t>
      </w:r>
    </w:p>
    <w:p w:rsidR="00F93B0A" w:rsidRDefault="00863199" w:rsidP="007C7D07">
      <w:pPr>
        <w:pStyle w:val="ListParagraph"/>
        <w:numPr>
          <w:ilvl w:val="0"/>
          <w:numId w:val="21"/>
        </w:numPr>
        <w:rPr>
          <w:i/>
          <w:u w:val="single"/>
        </w:rPr>
      </w:pPr>
      <w:r w:rsidRPr="00863199">
        <w:rPr>
          <w:i/>
          <w:u w:val="single"/>
        </w:rPr>
        <w:lastRenderedPageBreak/>
        <w:t>Recommended way to move the map and control ZOOM is to use the middle mouse button. By moving a mouse while holding middle button the map can be moved. By clicking anywhere on the map and scrolling the middle button</w:t>
      </w:r>
      <w:r w:rsidR="00A55012">
        <w:rPr>
          <w:i/>
          <w:u w:val="single"/>
        </w:rPr>
        <w:t xml:space="preserve"> (forward and backward) the</w:t>
      </w:r>
      <w:r w:rsidRPr="00863199">
        <w:rPr>
          <w:i/>
          <w:u w:val="single"/>
        </w:rPr>
        <w:t xml:space="preserve"> zoom is increased or decreased.</w:t>
      </w:r>
    </w:p>
    <w:p w:rsidR="003174DD" w:rsidRDefault="003174DD" w:rsidP="00F93B0A">
      <w:pPr>
        <w:rPr>
          <w:b/>
        </w:rPr>
      </w:pPr>
    </w:p>
    <w:p w:rsidR="007C7D07" w:rsidRPr="00F93B0A" w:rsidRDefault="007C7D07" w:rsidP="00F93B0A">
      <w:pPr>
        <w:rPr>
          <w:i/>
          <w:u w:val="single"/>
        </w:rPr>
      </w:pPr>
      <w:r w:rsidRPr="00F93B0A">
        <w:rPr>
          <w:b/>
        </w:rPr>
        <w:t>FROZEN DISPLAY:</w:t>
      </w:r>
    </w:p>
    <w:p w:rsidR="00DC3C58" w:rsidRDefault="00DC3C58" w:rsidP="00887606">
      <w:pPr>
        <w:ind w:firstLine="720"/>
      </w:pPr>
      <w:r>
        <w:t>If no valid ASTERIX data is received for 2 seconds while a connection is activated “Running” and Plot/Track display is enabled then “</w:t>
      </w:r>
      <w:r w:rsidRPr="006D516C">
        <w:rPr>
          <w:color w:val="FF0000"/>
          <w:highlight w:val="black"/>
        </w:rPr>
        <w:t>FROZEN</w:t>
      </w:r>
      <w:r w:rsidR="00E64553" w:rsidRPr="006D516C">
        <w:rPr>
          <w:color w:val="FF0000"/>
          <w:highlight w:val="black"/>
        </w:rPr>
        <w:t xml:space="preserve"> </w:t>
      </w:r>
      <w:r w:rsidR="00EA7126" w:rsidRPr="006D516C">
        <w:rPr>
          <w:color w:val="FF0000"/>
          <w:highlight w:val="black"/>
        </w:rPr>
        <w:t>DISPLAY</w:t>
      </w:r>
      <w:r w:rsidR="008D366F">
        <w:t xml:space="preserve">” message </w:t>
      </w:r>
      <w:r>
        <w:t>is displayed on the screen. This is to warn the user</w:t>
      </w:r>
      <w:r w:rsidR="008D366F">
        <w:t xml:space="preserve"> that </w:t>
      </w:r>
      <w:r w:rsidR="00F55588">
        <w:t xml:space="preserve">display is </w:t>
      </w:r>
      <w:r w:rsidR="008D366F">
        <w:t xml:space="preserve">not </w:t>
      </w:r>
      <w:r>
        <w:t>being updated.</w:t>
      </w:r>
    </w:p>
    <w:p w:rsidR="00F55588" w:rsidRDefault="00F55588" w:rsidP="00DC3C58"/>
    <w:p w:rsidR="0099247A" w:rsidRDefault="00887606" w:rsidP="000714B9">
      <w:pPr>
        <w:jc w:val="center"/>
      </w:pPr>
      <w:r>
        <w:rPr>
          <w:noProof/>
        </w:rPr>
        <w:drawing>
          <wp:inline distT="0" distB="0" distL="0" distR="0">
            <wp:extent cx="3992233" cy="2587337"/>
            <wp:effectExtent l="19050" t="0" r="8267" b="0"/>
            <wp:docPr id="10" name="Picture 4" descr="C:\Users\bhdca\Desktop\Temp\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Figure 3.jpg"/>
                    <pic:cNvPicPr>
                      <a:picLocks noChangeAspect="1" noChangeArrowheads="1"/>
                    </pic:cNvPicPr>
                  </pic:nvPicPr>
                  <pic:blipFill>
                    <a:blip r:embed="rId14" cstate="print"/>
                    <a:srcRect/>
                    <a:stretch>
                      <a:fillRect/>
                    </a:stretch>
                  </pic:blipFill>
                  <pic:spPr bwMode="auto">
                    <a:xfrm>
                      <a:off x="0" y="0"/>
                      <a:ext cx="4008226" cy="2597702"/>
                    </a:xfrm>
                    <a:prstGeom prst="rect">
                      <a:avLst/>
                    </a:prstGeom>
                    <a:noFill/>
                    <a:ln w="9525">
                      <a:noFill/>
                      <a:miter lim="800000"/>
                      <a:headEnd/>
                      <a:tailEnd/>
                    </a:ln>
                  </pic:spPr>
                </pic:pic>
              </a:graphicData>
            </a:graphic>
          </wp:inline>
        </w:drawing>
      </w:r>
    </w:p>
    <w:p w:rsidR="00F55588" w:rsidRDefault="00F55588" w:rsidP="00F55588">
      <w:pPr>
        <w:pStyle w:val="Heading3"/>
        <w:jc w:val="center"/>
      </w:pPr>
      <w:bookmarkStart w:id="21" w:name="_Toc341726186"/>
      <w:r>
        <w:t>Figure 3: Main Display Window (DISPLAY FROZEN)</w:t>
      </w:r>
      <w:bookmarkEnd w:id="21"/>
    </w:p>
    <w:p w:rsidR="00F55588" w:rsidRPr="00F55588" w:rsidRDefault="00F55588" w:rsidP="00F55588"/>
    <w:p w:rsidR="00EF5DA7" w:rsidRDefault="00277C18" w:rsidP="004B491D">
      <w:pPr>
        <w:pStyle w:val="Heading3"/>
        <w:jc w:val="center"/>
      </w:pPr>
      <w:bookmarkStart w:id="22" w:name="_Toc341724331"/>
      <w:bookmarkStart w:id="23" w:name="_Toc341726187"/>
      <w:r>
        <w:rPr>
          <w:noProof/>
        </w:rPr>
        <w:lastRenderedPageBreak/>
        <w:drawing>
          <wp:inline distT="0" distB="0" distL="0" distR="0">
            <wp:extent cx="6883879" cy="4381923"/>
            <wp:effectExtent l="0" t="0" r="0" b="0"/>
            <wp:docPr id="28" name="Picture 28" descr="C:\Users\CAAS\Desktop\Release\Capture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Release\Capture window.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84212" cy="4382135"/>
                    </a:xfrm>
                    <a:prstGeom prst="rect">
                      <a:avLst/>
                    </a:prstGeom>
                    <a:noFill/>
                    <a:ln>
                      <a:noFill/>
                    </a:ln>
                  </pic:spPr>
                </pic:pic>
              </a:graphicData>
            </a:graphic>
          </wp:inline>
        </w:drawing>
      </w:r>
      <w:bookmarkEnd w:id="22"/>
      <w:bookmarkEnd w:id="23"/>
    </w:p>
    <w:p w:rsidR="00EF5DA7" w:rsidRDefault="007626A6" w:rsidP="004B491D">
      <w:pPr>
        <w:pStyle w:val="Heading3"/>
        <w:jc w:val="center"/>
      </w:pPr>
      <w:bookmarkStart w:id="24" w:name="_Toc336514068"/>
      <w:bookmarkStart w:id="25" w:name="_Toc341726188"/>
      <w:r>
        <w:t>Figure 4</w:t>
      </w:r>
      <w:r w:rsidR="00EF5DA7">
        <w:t>: Main Capture Window</w:t>
      </w:r>
      <w:bookmarkEnd w:id="24"/>
      <w:bookmarkEnd w:id="25"/>
    </w:p>
    <w:p w:rsidR="004B491D" w:rsidRPr="004B491D" w:rsidRDefault="004B491D" w:rsidP="004B491D"/>
    <w:p w:rsidR="00A6064C" w:rsidRDefault="00EA7126" w:rsidP="009B20F1">
      <w:pPr>
        <w:ind w:firstLine="720"/>
      </w:pPr>
      <w:r>
        <w:t>Once some data is buffered, it can be analyzed either</w:t>
      </w:r>
      <w:r w:rsidR="000C1567">
        <w:t xml:space="preserve"> </w:t>
      </w:r>
      <w:r w:rsidR="00A6064C">
        <w:t>by looking at the Main Screen</w:t>
      </w:r>
      <w:r w:rsidR="000F6EDC">
        <w:t xml:space="preserve"> under the Asterix Messages tab</w:t>
      </w:r>
      <w:r w:rsidR="00A6064C">
        <w:t xml:space="preserve"> </w:t>
      </w:r>
      <w:r w:rsidR="00B55A99">
        <w:t xml:space="preserve">or by one of the </w:t>
      </w:r>
      <w:r w:rsidR="000F6EDC">
        <w:t>below described options. Note that live update of the Asterix Messages tab can be enabled or disabled. In the case the application is used only for displaying</w:t>
      </w:r>
      <w:r>
        <w:t>,</w:t>
      </w:r>
      <w:r w:rsidR="000F6EDC">
        <w:t xml:space="preserve"> </w:t>
      </w:r>
      <w:r>
        <w:t xml:space="preserve">it is </w:t>
      </w:r>
      <w:r w:rsidR="000F6EDC">
        <w:t>recommend</w:t>
      </w:r>
      <w:r>
        <w:t>ed</w:t>
      </w:r>
      <w:r w:rsidR="000F6EDC">
        <w:t xml:space="preserve"> to disable it as it improves the performances and uses less PC resources. This window is intended for quick </w:t>
      </w:r>
      <w:r>
        <w:t>analysis</w:t>
      </w:r>
      <w:r w:rsidR="000F6EDC">
        <w:t xml:space="preserve"> tasks and should not be used for long sessions.</w:t>
      </w:r>
    </w:p>
    <w:p w:rsidR="00C97478" w:rsidRDefault="00C97478">
      <w:r>
        <w:br w:type="page"/>
      </w:r>
    </w:p>
    <w:p w:rsidR="00B55A99" w:rsidRDefault="00B55A99" w:rsidP="00E65400"/>
    <w:p w:rsidR="00B55A99" w:rsidRDefault="00B55A99" w:rsidP="000E0490">
      <w:pPr>
        <w:pStyle w:val="Heading1"/>
        <w:jc w:val="center"/>
      </w:pPr>
      <w:bookmarkStart w:id="26" w:name="_Toc334523348"/>
      <w:bookmarkStart w:id="27" w:name="_Toc341726189"/>
      <w:r w:rsidRPr="002715E1">
        <w:t>Data Item Presence</w:t>
      </w:r>
      <w:bookmarkEnd w:id="26"/>
      <w:bookmarkEnd w:id="27"/>
    </w:p>
    <w:p w:rsidR="00D8482D" w:rsidRPr="00D8482D" w:rsidRDefault="00D8482D" w:rsidP="00D8482D"/>
    <w:p w:rsidR="002715E1" w:rsidRDefault="00D8482D" w:rsidP="002143D0">
      <w:pPr>
        <w:ind w:firstLine="720"/>
      </w:pPr>
      <w:r>
        <w:t xml:space="preserve">This view </w:t>
      </w:r>
      <w:r w:rsidR="00BB77F5">
        <w:t>provides info on what data items were</w:t>
      </w:r>
      <w:r w:rsidR="002715E1">
        <w:t xml:space="preserve"> detected for a given message c</w:t>
      </w:r>
      <w:r w:rsidR="00A56E68">
        <w:t xml:space="preserve">ategory for the latest acquired </w:t>
      </w:r>
      <w:r w:rsidR="002715E1">
        <w:t xml:space="preserve">data sample. </w:t>
      </w:r>
    </w:p>
    <w:p w:rsidR="00D2385A" w:rsidRDefault="004869BE" w:rsidP="004B491D">
      <w:pPr>
        <w:pStyle w:val="Heading3"/>
        <w:jc w:val="center"/>
      </w:pPr>
      <w:bookmarkStart w:id="28" w:name="_Toc341724334"/>
      <w:bookmarkStart w:id="29" w:name="_Toc341726190"/>
      <w:bookmarkStart w:id="30" w:name="_Toc334523349"/>
      <w:bookmarkStart w:id="31" w:name="_Toc336514069"/>
      <w:r>
        <w:rPr>
          <w:rFonts w:ascii="Tahoma" w:hAnsi="Tahoma" w:cs="Tahoma"/>
          <w:i/>
          <w:iCs/>
          <w:noProof/>
          <w:sz w:val="16"/>
          <w:szCs w:val="16"/>
        </w:rPr>
        <w:drawing>
          <wp:inline distT="0" distB="0" distL="0" distR="0">
            <wp:extent cx="4278630" cy="4718685"/>
            <wp:effectExtent l="0" t="0" r="0" b="0"/>
            <wp:docPr id="30" name="Picture 30" descr="C:\Users\CAAS\Desktop\Release\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Release\Data Item Presence.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8630" cy="4718685"/>
                    </a:xfrm>
                    <a:prstGeom prst="rect">
                      <a:avLst/>
                    </a:prstGeom>
                    <a:noFill/>
                    <a:ln>
                      <a:noFill/>
                    </a:ln>
                  </pic:spPr>
                </pic:pic>
              </a:graphicData>
            </a:graphic>
          </wp:inline>
        </w:drawing>
      </w:r>
      <w:bookmarkEnd w:id="28"/>
      <w:bookmarkEnd w:id="29"/>
    </w:p>
    <w:p w:rsidR="007328E0" w:rsidRDefault="008B7799" w:rsidP="004B491D">
      <w:pPr>
        <w:pStyle w:val="Heading3"/>
        <w:jc w:val="center"/>
      </w:pPr>
      <w:bookmarkStart w:id="32" w:name="_Toc341726191"/>
      <w:r>
        <w:t>Figure 5</w:t>
      </w:r>
      <w:r w:rsidR="002715E1">
        <w:t xml:space="preserve">: Data Item </w:t>
      </w:r>
      <w:r w:rsidR="007328E0">
        <w:t>presences</w:t>
      </w:r>
      <w:bookmarkEnd w:id="30"/>
      <w:bookmarkEnd w:id="31"/>
      <w:bookmarkEnd w:id="32"/>
    </w:p>
    <w:p w:rsidR="008527AA" w:rsidRDefault="008527AA">
      <w:r>
        <w:br w:type="page"/>
      </w:r>
    </w:p>
    <w:p w:rsidR="004B491D" w:rsidRPr="004B491D" w:rsidRDefault="004B491D" w:rsidP="004B491D"/>
    <w:p w:rsidR="007328E0" w:rsidRDefault="007328E0" w:rsidP="009A21EA">
      <w:pPr>
        <w:ind w:left="360"/>
      </w:pPr>
      <w:r>
        <w:t xml:space="preserve">So far the data item </w:t>
      </w:r>
      <w:r w:rsidR="002B6E13">
        <w:t>presence for the following ASTERIX categories is</w:t>
      </w:r>
      <w:r>
        <w:t xml:space="preserve"> implemented:</w:t>
      </w:r>
    </w:p>
    <w:p w:rsidR="007328E0" w:rsidRDefault="007328E0" w:rsidP="009A21EA">
      <w:pPr>
        <w:pStyle w:val="ListParagraph"/>
        <w:numPr>
          <w:ilvl w:val="0"/>
          <w:numId w:val="14"/>
        </w:numPr>
        <w:ind w:left="1080"/>
      </w:pPr>
      <w:r>
        <w:t>CAT 001</w:t>
      </w:r>
    </w:p>
    <w:p w:rsidR="007328E0" w:rsidRDefault="007328E0" w:rsidP="009A21EA">
      <w:pPr>
        <w:pStyle w:val="ListParagraph"/>
        <w:numPr>
          <w:ilvl w:val="0"/>
          <w:numId w:val="14"/>
        </w:numPr>
        <w:ind w:left="1080"/>
      </w:pPr>
      <w:r>
        <w:t>CAT 002</w:t>
      </w:r>
    </w:p>
    <w:p w:rsidR="007328E0" w:rsidRDefault="007328E0" w:rsidP="009A21EA">
      <w:pPr>
        <w:pStyle w:val="ListParagraph"/>
        <w:numPr>
          <w:ilvl w:val="0"/>
          <w:numId w:val="14"/>
        </w:numPr>
        <w:ind w:left="1080"/>
      </w:pPr>
      <w:r>
        <w:t>CAT 008</w:t>
      </w:r>
    </w:p>
    <w:p w:rsidR="007328E0" w:rsidRDefault="007328E0" w:rsidP="009A21EA">
      <w:pPr>
        <w:pStyle w:val="ListParagraph"/>
        <w:numPr>
          <w:ilvl w:val="0"/>
          <w:numId w:val="14"/>
        </w:numPr>
        <w:ind w:left="1080"/>
      </w:pPr>
      <w:r>
        <w:t>CAT 034</w:t>
      </w:r>
    </w:p>
    <w:p w:rsidR="007328E0" w:rsidRDefault="007328E0" w:rsidP="009A21EA">
      <w:pPr>
        <w:pStyle w:val="ListParagraph"/>
        <w:numPr>
          <w:ilvl w:val="0"/>
          <w:numId w:val="14"/>
        </w:numPr>
        <w:ind w:left="1080"/>
      </w:pPr>
      <w:r>
        <w:t>CAT 048</w:t>
      </w:r>
    </w:p>
    <w:p w:rsidR="007328E0" w:rsidRDefault="007328E0" w:rsidP="009A21EA">
      <w:pPr>
        <w:pStyle w:val="ListParagraph"/>
        <w:numPr>
          <w:ilvl w:val="0"/>
          <w:numId w:val="14"/>
        </w:numPr>
        <w:ind w:left="1080"/>
      </w:pPr>
      <w:r>
        <w:t>CAT 062</w:t>
      </w:r>
    </w:p>
    <w:p w:rsidR="007328E0" w:rsidRDefault="007328E0" w:rsidP="009A21EA">
      <w:pPr>
        <w:pStyle w:val="ListParagraph"/>
        <w:numPr>
          <w:ilvl w:val="0"/>
          <w:numId w:val="14"/>
        </w:numPr>
        <w:ind w:left="1080"/>
      </w:pPr>
      <w:r>
        <w:t>CAT 063</w:t>
      </w:r>
    </w:p>
    <w:p w:rsidR="007328E0" w:rsidRPr="002715E1" w:rsidRDefault="007328E0" w:rsidP="009A21EA">
      <w:pPr>
        <w:pStyle w:val="ListParagraph"/>
        <w:numPr>
          <w:ilvl w:val="0"/>
          <w:numId w:val="14"/>
        </w:numPr>
        <w:ind w:left="1080"/>
      </w:pPr>
      <w:r>
        <w:t>CAT 065</w:t>
      </w:r>
    </w:p>
    <w:p w:rsidR="002715E1" w:rsidRDefault="00B55A99" w:rsidP="000E0490">
      <w:pPr>
        <w:pStyle w:val="Heading1"/>
        <w:jc w:val="center"/>
      </w:pPr>
      <w:bookmarkStart w:id="33" w:name="_Toc334523350"/>
      <w:bookmarkStart w:id="34" w:name="_Toc341726192"/>
      <w:r w:rsidRPr="002715E1">
        <w:t>Data Item View</w:t>
      </w:r>
      <w:bookmarkEnd w:id="33"/>
      <w:bookmarkEnd w:id="34"/>
    </w:p>
    <w:p w:rsidR="00D2385A" w:rsidRPr="00D2385A" w:rsidRDefault="00D2385A" w:rsidP="00D2385A"/>
    <w:p w:rsidR="00AD054F" w:rsidRPr="00C97478" w:rsidRDefault="004B0F55" w:rsidP="002143D0">
      <w:pPr>
        <w:ind w:firstLine="720"/>
      </w:pPr>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CE7195" w:rsidP="004B491D">
      <w:pPr>
        <w:pStyle w:val="Heading3"/>
        <w:jc w:val="center"/>
      </w:pPr>
      <w:bookmarkStart w:id="35" w:name="_Toc341724337"/>
      <w:bookmarkStart w:id="36" w:name="_Toc341726193"/>
      <w:r>
        <w:rPr>
          <w:i/>
          <w:iCs/>
          <w:noProof/>
          <w:color w:val="808080" w:themeColor="text1" w:themeTint="7F"/>
        </w:rPr>
        <w:drawing>
          <wp:inline distT="0" distB="0" distL="0" distR="0">
            <wp:extent cx="4502988" cy="3864634"/>
            <wp:effectExtent l="0" t="0" r="0" b="0"/>
            <wp:docPr id="32" name="Picture 32" descr="C:\Users\CAAS\Desktop\Release\Deatalied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AS\Desktop\Release\Deatalied Item view.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2988" cy="3864634"/>
                    </a:xfrm>
                    <a:prstGeom prst="rect">
                      <a:avLst/>
                    </a:prstGeom>
                    <a:noFill/>
                    <a:ln>
                      <a:noFill/>
                    </a:ln>
                  </pic:spPr>
                </pic:pic>
              </a:graphicData>
            </a:graphic>
          </wp:inline>
        </w:drawing>
      </w:r>
      <w:bookmarkEnd w:id="35"/>
      <w:bookmarkEnd w:id="36"/>
    </w:p>
    <w:p w:rsidR="002715E1" w:rsidRDefault="008B7799" w:rsidP="004B491D">
      <w:pPr>
        <w:pStyle w:val="Heading3"/>
        <w:jc w:val="center"/>
      </w:pPr>
      <w:bookmarkStart w:id="37" w:name="_Toc334523351"/>
      <w:bookmarkStart w:id="38" w:name="_Toc336514070"/>
      <w:bookmarkStart w:id="39" w:name="_Toc341726194"/>
      <w:r>
        <w:t>Figure 6</w:t>
      </w:r>
      <w:r w:rsidR="00475FA7">
        <w:t>: Data Item View</w:t>
      </w:r>
      <w:bookmarkEnd w:id="37"/>
      <w:bookmarkEnd w:id="38"/>
      <w:bookmarkEnd w:id="39"/>
    </w:p>
    <w:p w:rsidR="00475FA7" w:rsidRPr="00475FA7" w:rsidRDefault="00475FA7" w:rsidP="00AF456A">
      <w:r>
        <w:br w:type="page"/>
      </w:r>
    </w:p>
    <w:p w:rsidR="00D021E6" w:rsidRDefault="002715E1" w:rsidP="00D021E6">
      <w:pPr>
        <w:pStyle w:val="Heading1"/>
        <w:jc w:val="center"/>
      </w:pPr>
      <w:bookmarkStart w:id="40" w:name="_Toc334523352"/>
      <w:bookmarkStart w:id="41" w:name="_Toc341726195"/>
      <w:r>
        <w:lastRenderedPageBreak/>
        <w:t>View by</w:t>
      </w:r>
      <w:r w:rsidR="00D021E6">
        <w:t xml:space="preserve"> Mode-A</w:t>
      </w:r>
      <w:r w:rsidR="00B55A99" w:rsidRPr="002715E1">
        <w:t xml:space="preserve"> Code</w:t>
      </w:r>
      <w:bookmarkEnd w:id="40"/>
      <w:bookmarkEnd w:id="41"/>
    </w:p>
    <w:p w:rsidR="00C97478" w:rsidRPr="00C97478" w:rsidRDefault="00C97478" w:rsidP="00D6138B"/>
    <w:p w:rsidR="002715E1" w:rsidRPr="002715E1" w:rsidRDefault="0093227D" w:rsidP="0058033F">
      <w:pPr>
        <w:pStyle w:val="Heading3"/>
        <w:jc w:val="center"/>
      </w:pPr>
      <w:bookmarkStart w:id="42" w:name="_Toc341724340"/>
      <w:bookmarkStart w:id="43" w:name="_Toc341726196"/>
      <w:r>
        <w:rPr>
          <w:noProof/>
        </w:rPr>
        <w:drawing>
          <wp:inline distT="0" distB="0" distL="0" distR="0">
            <wp:extent cx="4123690" cy="4554855"/>
            <wp:effectExtent l="0" t="0" r="0" b="0"/>
            <wp:docPr id="35" name="Picture 35" descr="C:\Users\CAAS\Desktop\Release\Data By Mode A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AS\Desktop\Release\Data By Mode A code.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3690" cy="4554855"/>
                    </a:xfrm>
                    <a:prstGeom prst="rect">
                      <a:avLst/>
                    </a:prstGeom>
                    <a:noFill/>
                    <a:ln>
                      <a:noFill/>
                    </a:ln>
                  </pic:spPr>
                </pic:pic>
              </a:graphicData>
            </a:graphic>
          </wp:inline>
        </w:drawing>
      </w:r>
      <w:bookmarkEnd w:id="42"/>
      <w:bookmarkEnd w:id="43"/>
    </w:p>
    <w:p w:rsidR="001A1D5D" w:rsidRPr="00475FA7" w:rsidRDefault="001E7E98" w:rsidP="00913D1C">
      <w:pPr>
        <w:pStyle w:val="Heading3"/>
        <w:jc w:val="center"/>
      </w:pPr>
      <w:bookmarkStart w:id="44" w:name="_Toc334523353"/>
      <w:bookmarkStart w:id="45" w:name="_Toc336514071"/>
      <w:bookmarkStart w:id="46" w:name="_Toc341726197"/>
      <w:r>
        <w:t>Figure 7</w:t>
      </w:r>
      <w:r w:rsidR="00475FA7">
        <w:t xml:space="preserve">: View data by </w:t>
      </w:r>
      <w:r w:rsidR="00AF6615">
        <w:t>SSR</w:t>
      </w:r>
      <w:r w:rsidR="00475FA7">
        <w:t xml:space="preserve"> code</w:t>
      </w:r>
      <w:bookmarkEnd w:id="44"/>
      <w:bookmarkEnd w:id="45"/>
      <w:bookmarkEnd w:id="46"/>
    </w:p>
    <w:p w:rsidR="00D6138B" w:rsidRDefault="00D6138B" w:rsidP="00D6138B">
      <w:pPr>
        <w:ind w:firstLine="360"/>
      </w:pPr>
    </w:p>
    <w:p w:rsidR="00D6138B" w:rsidRDefault="00D6138B" w:rsidP="009776A7">
      <w:pPr>
        <w:ind w:left="360" w:firstLine="360"/>
      </w:pPr>
      <w:r>
        <w:t>This view provides the following data (CAT001 or CAT048), filtered by Mode-A code in the order received:</w:t>
      </w:r>
    </w:p>
    <w:p w:rsidR="00D6138B" w:rsidRPr="005C2B65" w:rsidRDefault="00D6138B" w:rsidP="009776A7">
      <w:pPr>
        <w:pStyle w:val="ListParagraph"/>
        <w:numPr>
          <w:ilvl w:val="0"/>
          <w:numId w:val="19"/>
        </w:numPr>
        <w:ind w:left="1080"/>
      </w:pPr>
      <w:r>
        <w:t>Range</w:t>
      </w:r>
      <w:r w:rsidRPr="005C2B65">
        <w:t xml:space="preserve"> from the surveillance source</w:t>
      </w:r>
    </w:p>
    <w:p w:rsidR="00D6138B" w:rsidRPr="005C2B65" w:rsidRDefault="00D6138B" w:rsidP="009776A7">
      <w:pPr>
        <w:pStyle w:val="ListParagraph"/>
        <w:numPr>
          <w:ilvl w:val="0"/>
          <w:numId w:val="19"/>
        </w:numPr>
        <w:ind w:left="1080"/>
      </w:pPr>
      <w:r w:rsidRPr="005C2B65">
        <w:t>Azimuth from the surveillance source</w:t>
      </w:r>
    </w:p>
    <w:p w:rsidR="00D6138B" w:rsidRPr="005C2B65" w:rsidRDefault="00D6138B" w:rsidP="009776A7">
      <w:pPr>
        <w:pStyle w:val="ListParagraph"/>
        <w:numPr>
          <w:ilvl w:val="0"/>
          <w:numId w:val="19"/>
        </w:numPr>
        <w:ind w:left="1080"/>
      </w:pPr>
      <w:r w:rsidRPr="005C2B65">
        <w:t>Lat/Long from the surveillance source</w:t>
      </w:r>
    </w:p>
    <w:p w:rsidR="00D6138B" w:rsidRPr="005C2B65" w:rsidRDefault="00D6138B" w:rsidP="009776A7">
      <w:pPr>
        <w:pStyle w:val="ListParagraph"/>
        <w:numPr>
          <w:ilvl w:val="0"/>
          <w:numId w:val="19"/>
        </w:numPr>
        <w:ind w:left="1080"/>
      </w:pPr>
      <w:r w:rsidRPr="005C2B65">
        <w:t>Mode C code Validated (TRUE/FALSE)</w:t>
      </w:r>
    </w:p>
    <w:p w:rsidR="00D6138B" w:rsidRDefault="00D6138B" w:rsidP="009776A7">
      <w:pPr>
        <w:pStyle w:val="ListParagraph"/>
        <w:numPr>
          <w:ilvl w:val="0"/>
          <w:numId w:val="19"/>
        </w:numPr>
        <w:ind w:left="1080"/>
      </w:pPr>
      <w:r w:rsidRPr="005C2B65">
        <w:t>Mode C code Garbled (TRUE/FALSE)</w:t>
      </w:r>
    </w:p>
    <w:p w:rsidR="009F0244" w:rsidRPr="005C2B65" w:rsidRDefault="009F0244" w:rsidP="009776A7">
      <w:pPr>
        <w:pStyle w:val="ListParagraph"/>
        <w:numPr>
          <w:ilvl w:val="0"/>
          <w:numId w:val="19"/>
        </w:numPr>
        <w:ind w:left="1080"/>
      </w:pPr>
      <w:r>
        <w:t xml:space="preserve">Mode C </w:t>
      </w:r>
      <w:r w:rsidR="0062426D">
        <w:t>value</w:t>
      </w:r>
    </w:p>
    <w:p w:rsidR="00475FA7" w:rsidRDefault="00475FA7" w:rsidP="006C6A8D">
      <w:pPr>
        <w:rPr>
          <w:b/>
        </w:rPr>
      </w:pPr>
    </w:p>
    <w:p w:rsidR="00D340BD" w:rsidRDefault="00B55A99" w:rsidP="001E7E98">
      <w:pPr>
        <w:pStyle w:val="Heading1"/>
        <w:jc w:val="center"/>
      </w:pPr>
      <w:bookmarkStart w:id="47" w:name="_Toc334523354"/>
      <w:bookmarkStart w:id="48" w:name="_Toc341726198"/>
      <w:r w:rsidRPr="002715E1">
        <w:lastRenderedPageBreak/>
        <w:t>Export</w:t>
      </w:r>
      <w:bookmarkEnd w:id="47"/>
      <w:r w:rsidR="0058033F">
        <w:t xml:space="preserve"> (Earth Plot or GePath)</w:t>
      </w:r>
      <w:bookmarkEnd w:id="48"/>
    </w:p>
    <w:p w:rsidR="00D30436" w:rsidRPr="00D30436" w:rsidRDefault="00D30436" w:rsidP="002715E1"/>
    <w:p w:rsidR="002715E1" w:rsidRDefault="00924616" w:rsidP="00913D1C">
      <w:pPr>
        <w:pStyle w:val="Heading3"/>
        <w:jc w:val="center"/>
      </w:pPr>
      <w:bookmarkStart w:id="49" w:name="_Toc341724343"/>
      <w:bookmarkStart w:id="50" w:name="_Toc341726199"/>
      <w:r>
        <w:rPr>
          <w:i/>
          <w:iCs/>
          <w:noProof/>
          <w:color w:val="808080" w:themeColor="text1" w:themeTint="7F"/>
        </w:rPr>
        <w:drawing>
          <wp:inline distT="0" distB="0" distL="0" distR="0">
            <wp:extent cx="3252470" cy="802005"/>
            <wp:effectExtent l="0" t="0" r="0" b="0"/>
            <wp:docPr id="37" name="Picture 37" descr="C:\Users\CAAS\Desktop\Release\Google Erth Ex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AS\Desktop\Release\Google Erth Exporter.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52470" cy="802005"/>
                    </a:xfrm>
                    <a:prstGeom prst="rect">
                      <a:avLst/>
                    </a:prstGeom>
                    <a:noFill/>
                    <a:ln>
                      <a:noFill/>
                    </a:ln>
                  </pic:spPr>
                </pic:pic>
              </a:graphicData>
            </a:graphic>
          </wp:inline>
        </w:drawing>
      </w:r>
      <w:bookmarkEnd w:id="49"/>
      <w:bookmarkEnd w:id="50"/>
    </w:p>
    <w:p w:rsidR="002715E1" w:rsidRDefault="007038D9" w:rsidP="00913D1C">
      <w:pPr>
        <w:pStyle w:val="Heading3"/>
        <w:jc w:val="center"/>
      </w:pPr>
      <w:bookmarkStart w:id="51" w:name="_Toc334523355"/>
      <w:bookmarkStart w:id="52" w:name="_Toc336514072"/>
      <w:bookmarkStart w:id="53" w:name="_Toc341726200"/>
      <w:r>
        <w:t>Figure 8</w:t>
      </w:r>
      <w:r w:rsidR="00AF6615">
        <w:t>: Ex</w:t>
      </w:r>
      <w:r w:rsidR="00D3719D">
        <w:t>port to Earth Plot format by Mode-A</w:t>
      </w:r>
      <w:r w:rsidR="00AF6615">
        <w:t xml:space="preserve"> code</w:t>
      </w:r>
      <w:bookmarkEnd w:id="51"/>
      <w:bookmarkEnd w:id="52"/>
      <w:bookmarkEnd w:id="53"/>
    </w:p>
    <w:p w:rsidR="00913D1C" w:rsidRPr="00913D1C" w:rsidRDefault="00913D1C" w:rsidP="00913D1C"/>
    <w:p w:rsidR="00AF6615" w:rsidRPr="00913D1C" w:rsidRDefault="00621039" w:rsidP="00913D1C">
      <w:pPr>
        <w:pStyle w:val="Heading3"/>
        <w:jc w:val="center"/>
      </w:pPr>
      <w:bookmarkStart w:id="54" w:name="_Toc341724345"/>
      <w:bookmarkStart w:id="55" w:name="_Toc341726201"/>
      <w:r>
        <w:rPr>
          <w:i/>
          <w:iCs/>
          <w:noProof/>
          <w:color w:val="808080" w:themeColor="text1" w:themeTint="7F"/>
        </w:rPr>
        <w:drawing>
          <wp:inline distT="0" distB="0" distL="0" distR="0">
            <wp:extent cx="7047781" cy="4416725"/>
            <wp:effectExtent l="0" t="0" r="0" b="0"/>
            <wp:docPr id="56" name="Picture 56" descr="C:\Users\CAAS\Desktop\Release\DHL-ADRIA Landing at Saraje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AS\Desktop\Release\DHL-ADRIA Landing at Sarajevo.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48020" cy="4416875"/>
                    </a:xfrm>
                    <a:prstGeom prst="rect">
                      <a:avLst/>
                    </a:prstGeom>
                    <a:noFill/>
                    <a:ln>
                      <a:noFill/>
                    </a:ln>
                  </pic:spPr>
                </pic:pic>
              </a:graphicData>
            </a:graphic>
          </wp:inline>
        </w:drawing>
      </w:r>
      <w:bookmarkEnd w:id="54"/>
      <w:bookmarkEnd w:id="55"/>
    </w:p>
    <w:p w:rsidR="009737C5" w:rsidRDefault="007038D9" w:rsidP="008527AA">
      <w:pPr>
        <w:pStyle w:val="Heading3"/>
        <w:jc w:val="center"/>
        <w:rPr>
          <w:noProof/>
        </w:rPr>
      </w:pPr>
      <w:bookmarkStart w:id="56" w:name="_Toc334523356"/>
      <w:bookmarkStart w:id="57" w:name="_Toc336514073"/>
      <w:bookmarkStart w:id="58" w:name="_Toc341726202"/>
      <w:r>
        <w:rPr>
          <w:noProof/>
        </w:rPr>
        <w:t>Figure 9</w:t>
      </w:r>
      <w:r w:rsidR="002C3D9E" w:rsidRPr="002C3D9E">
        <w:rPr>
          <w:noProof/>
        </w:rPr>
        <w:t>: 3D</w:t>
      </w:r>
      <w:r w:rsidR="0091325D" w:rsidRPr="002C3D9E">
        <w:rPr>
          <w:noProof/>
        </w:rPr>
        <w:t xml:space="preserve"> e</w:t>
      </w:r>
      <w:r w:rsidR="00621039">
        <w:rPr>
          <w:noProof/>
        </w:rPr>
        <w:t>xample in Google Earth of two</w:t>
      </w:r>
      <w:bookmarkEnd w:id="56"/>
      <w:bookmarkEnd w:id="57"/>
      <w:r w:rsidR="00DC4F38">
        <w:rPr>
          <w:noProof/>
        </w:rPr>
        <w:t xml:space="preserve"> (black and pink)</w:t>
      </w:r>
      <w:r w:rsidR="00621039">
        <w:rPr>
          <w:noProof/>
        </w:rPr>
        <w:t xml:space="preserve"> landings at Sarajevo airpot.</w:t>
      </w:r>
      <w:bookmarkEnd w:id="58"/>
    </w:p>
    <w:p w:rsidR="008527AA" w:rsidRPr="008527AA" w:rsidRDefault="008527AA" w:rsidP="008527AA"/>
    <w:p w:rsidR="00D6138B" w:rsidRDefault="00D6138B" w:rsidP="00D6138B">
      <w:pPr>
        <w:ind w:firstLine="720"/>
      </w:pPr>
      <w:r>
        <w:t xml:space="preserve">This option decodes and exports a data sample, filtered by a Mode-A code, to either Earth Plot or GePath supported file formats that then can be used to export data into a KML file, used by Google Earth. The final result is </w:t>
      </w:r>
      <w:r w:rsidR="00EA7126">
        <w:t xml:space="preserve">the </w:t>
      </w:r>
      <w:r>
        <w:t>possibility to display/visualize a track from the data sample as a 3D track in Google Earth, as shown in Fig</w:t>
      </w:r>
      <w:r w:rsidR="00162949">
        <w:t>ure 9</w:t>
      </w:r>
      <w:r>
        <w:t>.</w:t>
      </w:r>
    </w:p>
    <w:p w:rsidR="00F60E0B" w:rsidRDefault="00D6138B" w:rsidP="004378A1">
      <w:r>
        <w:lastRenderedPageBreak/>
        <w:t xml:space="preserve">Auto generated file is upon Exporting placed in </w:t>
      </w:r>
      <w:r>
        <w:rPr>
          <w:b/>
          <w:i/>
        </w:rPr>
        <w:t>C:\ASTERIX\</w:t>
      </w:r>
      <w:r w:rsidRPr="00747099">
        <w:rPr>
          <w:b/>
          <w:i/>
        </w:rPr>
        <w:t>Asterix_Export.txt</w:t>
      </w:r>
      <w:r>
        <w:rPr>
          <w:b/>
          <w:i/>
        </w:rPr>
        <w:t>.</w:t>
      </w:r>
      <w:bookmarkStart w:id="59" w:name="_Toc334523357"/>
    </w:p>
    <w:p w:rsidR="002E6613" w:rsidRDefault="002E6613" w:rsidP="000E0490">
      <w:pPr>
        <w:pStyle w:val="Heading1"/>
        <w:jc w:val="center"/>
        <w:rPr>
          <w:noProof/>
        </w:rPr>
      </w:pPr>
      <w:bookmarkStart w:id="60" w:name="_Toc341726203"/>
      <w:r>
        <w:rPr>
          <w:noProof/>
        </w:rPr>
        <w:t>Live Display in Google Earth</w:t>
      </w:r>
      <w:bookmarkEnd w:id="60"/>
    </w:p>
    <w:p w:rsidR="002E6613" w:rsidRDefault="002E6613" w:rsidP="002E6613"/>
    <w:p w:rsidR="00B34F23" w:rsidRDefault="00A0632C" w:rsidP="00A0632C">
      <w:pPr>
        <w:jc w:val="center"/>
      </w:pPr>
      <w:r w:rsidRPr="00A0632C">
        <w:rPr>
          <w:rStyle w:val="SubtleEmphasis"/>
          <w:noProof/>
        </w:rPr>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21"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9D4743" w:rsidP="00D905FF">
      <w:pPr>
        <w:pStyle w:val="Heading3"/>
        <w:jc w:val="center"/>
      </w:pPr>
      <w:bookmarkStart w:id="61" w:name="_Toc341726204"/>
      <w:r>
        <w:t>Figure 10</w:t>
      </w:r>
      <w:r w:rsidR="001C20A9">
        <w:t xml:space="preserve">: Live </w:t>
      </w:r>
      <w:r w:rsidR="00760220">
        <w:t xml:space="preserve">traffic </w:t>
      </w:r>
      <w:r w:rsidR="001C20A9">
        <w:t>display in Google Earth</w:t>
      </w:r>
      <w:bookmarkEnd w:id="61"/>
    </w:p>
    <w:p w:rsidR="00D905FF" w:rsidRPr="00D905FF" w:rsidRDefault="00D905FF" w:rsidP="00D905FF"/>
    <w:p w:rsidR="00F60E0B" w:rsidRDefault="00F60E0B" w:rsidP="00DA62EB">
      <w:pPr>
        <w:ind w:firstLine="720"/>
      </w:pPr>
      <w:r>
        <w:t>It is possible to set up the application to auto-generate xxx.kmz file (</w:t>
      </w:r>
      <w:r w:rsidR="00DA62EB">
        <w:t>each</w:t>
      </w:r>
      <w:r>
        <w:t xml:space="preserve"> update cycle) that is then automatically processed by Google Earth (via Network Connection). The final result is that Google Earth can be used as a 3D data display. If desired, a web server could be configured to provide the xxx.kmz file so that data could be accessed via a web browser (Google maps) or any other web page with embedded Google maps.</w:t>
      </w:r>
    </w:p>
    <w:p w:rsidR="002E6613" w:rsidRDefault="00B34F23" w:rsidP="00F60E0B">
      <w:pPr>
        <w:ind w:firstLine="720"/>
        <w:rPr>
          <w:b/>
          <w:i/>
        </w:rPr>
      </w:pPr>
      <w:r>
        <w:t xml:space="preserve">The live display in Google Earth is enabled by selecting </w:t>
      </w:r>
      <w:r w:rsidR="00D905FF">
        <w:t xml:space="preserve">the </w:t>
      </w:r>
      <w:r>
        <w:t xml:space="preserve">display mode from </w:t>
      </w:r>
      <w:r w:rsidR="00D15CA0">
        <w:t xml:space="preserve">the </w:t>
      </w:r>
      <w:r w:rsidR="00D905FF" w:rsidRPr="001E4201">
        <w:rPr>
          <w:b/>
          <w:i/>
        </w:rPr>
        <w:t>Plot Display Tab</w:t>
      </w:r>
      <w:r w:rsidR="00D905FF">
        <w:t xml:space="preserve"> to </w:t>
      </w:r>
      <w:r w:rsidR="00D905FF" w:rsidRPr="00D905FF">
        <w:rPr>
          <w:b/>
          <w:i/>
        </w:rPr>
        <w:t>“Google Earth”</w:t>
      </w:r>
      <w:r w:rsidR="00D905FF">
        <w:t xml:space="preserve"> or </w:t>
      </w:r>
      <w:r w:rsidR="00D905FF" w:rsidRPr="00D905FF">
        <w:rPr>
          <w:b/>
          <w:i/>
        </w:rPr>
        <w:t>“Local and Google E”</w:t>
      </w:r>
    </w:p>
    <w:p w:rsidR="009D4743" w:rsidRDefault="009D4743" w:rsidP="00F60E0B">
      <w:pPr>
        <w:ind w:firstLine="720"/>
      </w:pPr>
      <w:r>
        <w:t>Using Google Earth Provider (</w:t>
      </w:r>
      <w:r w:rsidRPr="007023F0">
        <w:rPr>
          <w:b/>
          <w:i/>
        </w:rPr>
        <w:t>Settings -&gt; Google Earth</w:t>
      </w:r>
      <w:r>
        <w:t>) it is possible</w:t>
      </w:r>
      <w:r w:rsidR="00366071">
        <w:t xml:space="preserve"> to specify what data items are </w:t>
      </w:r>
      <w:r>
        <w:t>display</w:t>
      </w:r>
      <w:r w:rsidR="00366071">
        <w:t>ed</w:t>
      </w:r>
      <w:r>
        <w:t xml:space="preserve"> in the Google Earth. In addition to that it is possible to specify the </w:t>
      </w:r>
      <w:r>
        <w:rPr>
          <w:b/>
        </w:rPr>
        <w:t>“</w:t>
      </w:r>
      <w:r w:rsidRPr="00E13C82">
        <w:rPr>
          <w:b/>
        </w:rPr>
        <w:t>Dest Folder</w:t>
      </w:r>
      <w:r>
        <w:rPr>
          <w:b/>
        </w:rPr>
        <w:t>”</w:t>
      </w:r>
      <w:r>
        <w:t xml:space="preserve"> as a location where application places </w:t>
      </w:r>
      <w:r w:rsidRPr="00E13C82">
        <w:rPr>
          <w:b/>
          <w:i/>
        </w:rPr>
        <w:t>ASTX_TO_KML.kmz</w:t>
      </w:r>
      <w:r>
        <w:t xml:space="preserve"> file. Google Earth is to be configured via its Network Connection to monitor the folder for the update</w:t>
      </w:r>
      <w:r w:rsidR="00BD3415">
        <w:t>d</w:t>
      </w:r>
      <w:r>
        <w:t xml:space="preserve"> data</w:t>
      </w:r>
      <w:r w:rsidR="00BD3415">
        <w:t xml:space="preserve"> (xx.KMZ file)</w:t>
      </w:r>
      <w:r>
        <w:t>.</w:t>
      </w:r>
    </w:p>
    <w:p w:rsidR="009D4743" w:rsidRPr="009D4743" w:rsidRDefault="009D4743" w:rsidP="0024660A"/>
    <w:p w:rsidR="00DE37D5" w:rsidRDefault="00DE7A16" w:rsidP="00DE37D5">
      <w:pPr>
        <w:jc w:val="center"/>
      </w:pPr>
      <w:r>
        <w:rPr>
          <w:noProof/>
        </w:rPr>
        <w:lastRenderedPageBreak/>
        <w:drawing>
          <wp:inline distT="0" distB="0" distL="0" distR="0">
            <wp:extent cx="3329940" cy="1569720"/>
            <wp:effectExtent l="0" t="0" r="0" b="0"/>
            <wp:docPr id="38" name="Picture 38" descr="C:\Users\CAAS\Desktop\Release\Google Earth pro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AS\Desktop\Release\Google Earth provider.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9940" cy="1569720"/>
                    </a:xfrm>
                    <a:prstGeom prst="rect">
                      <a:avLst/>
                    </a:prstGeom>
                    <a:noFill/>
                    <a:ln>
                      <a:noFill/>
                    </a:ln>
                  </pic:spPr>
                </pic:pic>
              </a:graphicData>
            </a:graphic>
          </wp:inline>
        </w:drawing>
      </w:r>
    </w:p>
    <w:p w:rsidR="00561D13" w:rsidRPr="00561D13" w:rsidRDefault="00E05BE6" w:rsidP="00BD3415">
      <w:pPr>
        <w:pStyle w:val="Heading3"/>
        <w:jc w:val="center"/>
      </w:pPr>
      <w:bookmarkStart w:id="62" w:name="_Toc341726205"/>
      <w:r>
        <w:t>Figure 11</w:t>
      </w:r>
      <w:r w:rsidR="00DE37D5">
        <w:t>: Setting</w:t>
      </w:r>
      <w:r w:rsidR="00561D13">
        <w:t>s of Google Earth</w:t>
      </w:r>
      <w:bookmarkEnd w:id="62"/>
    </w:p>
    <w:p w:rsidR="009737C5" w:rsidRDefault="005F2D9A" w:rsidP="000E0490">
      <w:pPr>
        <w:pStyle w:val="Heading1"/>
        <w:jc w:val="center"/>
        <w:rPr>
          <w:noProof/>
        </w:rPr>
      </w:pPr>
      <w:bookmarkStart w:id="63" w:name="_Toc341726206"/>
      <w:r>
        <w:rPr>
          <w:noProof/>
        </w:rPr>
        <w:t xml:space="preserve">Local </w:t>
      </w:r>
      <w:r w:rsidR="009737C5" w:rsidRPr="009737C5">
        <w:rPr>
          <w:noProof/>
        </w:rPr>
        <w:t>Plot</w:t>
      </w:r>
      <w:r w:rsidR="00112CBB">
        <w:rPr>
          <w:noProof/>
        </w:rPr>
        <w:t>/Track</w:t>
      </w:r>
      <w:r w:rsidR="009737C5" w:rsidRPr="009737C5">
        <w:rPr>
          <w:noProof/>
        </w:rPr>
        <w:t xml:space="preserve"> Display</w:t>
      </w:r>
      <w:bookmarkEnd w:id="59"/>
      <w:bookmarkEnd w:id="63"/>
    </w:p>
    <w:p w:rsidR="0047542C" w:rsidRPr="0047542C" w:rsidRDefault="0047542C" w:rsidP="0047542C"/>
    <w:p w:rsidR="000331D7" w:rsidRPr="00760220" w:rsidRDefault="005F2D9A" w:rsidP="00AC0E18">
      <w:pPr>
        <w:ind w:firstLine="720"/>
        <w:rPr>
          <w:b/>
          <w:noProof/>
        </w:rPr>
      </w:pPr>
      <w:r>
        <w:rPr>
          <w:noProof/>
        </w:rPr>
        <w:t xml:space="preserve">Local </w:t>
      </w:r>
      <w:r w:rsidR="00FC4837">
        <w:rPr>
          <w:noProof/>
        </w:rPr>
        <w:t>Plot</w:t>
      </w:r>
      <w:r w:rsidR="00AC0E18">
        <w:rPr>
          <w:noProof/>
        </w:rPr>
        <w:t>/Track</w:t>
      </w:r>
      <w:r w:rsidR="00FC4837">
        <w:rPr>
          <w:noProof/>
        </w:rPr>
        <w:t xml:space="preserve">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AC0E18">
        <w:rPr>
          <w:noProof/>
        </w:rPr>
        <w:t xml:space="preserve"> band</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E02922">
        <w:rPr>
          <w:noProof/>
        </w:rPr>
        <w:t>full cycle</w:t>
      </w:r>
      <w:r w:rsidR="00561D13">
        <w:rPr>
          <w:noProof/>
        </w:rPr>
        <w:t xml:space="preserv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r w:rsidR="00AC0E18">
        <w:rPr>
          <w:noProof/>
        </w:rPr>
        <w:t xml:space="preserve"> </w:t>
      </w:r>
      <w:r w:rsidR="00E02922" w:rsidRPr="00760220">
        <w:rPr>
          <w:b/>
          <w:noProof/>
          <w:u w:val="single"/>
        </w:rPr>
        <w:t>Note</w:t>
      </w:r>
      <w:r w:rsidR="003A4B21" w:rsidRPr="00760220">
        <w:rPr>
          <w:b/>
          <w:noProof/>
          <w:u w:val="single"/>
        </w:rPr>
        <w:t>: I</w:t>
      </w:r>
      <w:r w:rsidR="00E02922" w:rsidRPr="00760220">
        <w:rPr>
          <w:b/>
          <w:noProof/>
          <w:u w:val="single"/>
        </w:rPr>
        <w:t>n the case no Nort</w:t>
      </w:r>
      <w:r w:rsidR="003A4B21" w:rsidRPr="00760220">
        <w:rPr>
          <w:b/>
          <w:noProof/>
          <w:u w:val="single"/>
        </w:rPr>
        <w:t>h Mark message is available</w:t>
      </w:r>
      <w:r w:rsidR="00E02922" w:rsidRPr="00760220">
        <w:rPr>
          <w:b/>
          <w:noProof/>
          <w:u w:val="single"/>
        </w:rPr>
        <w:t xml:space="preserve"> </w:t>
      </w:r>
      <w:r w:rsidR="00E02922" w:rsidRPr="00760220">
        <w:rPr>
          <w:b/>
          <w:i/>
          <w:noProof/>
          <w:u w:val="single"/>
        </w:rPr>
        <w:t xml:space="preserve">“Sync to NM” </w:t>
      </w:r>
      <w:r w:rsidR="00E02922" w:rsidRPr="00760220">
        <w:rPr>
          <w:b/>
          <w:noProof/>
          <w:u w:val="single"/>
        </w:rPr>
        <w:t>has to b</w:t>
      </w:r>
      <w:r w:rsidR="008D462F" w:rsidRPr="00760220">
        <w:rPr>
          <w:b/>
          <w:noProof/>
          <w:u w:val="single"/>
        </w:rPr>
        <w:t>e unchecked in order to see Plots/Tracks</w:t>
      </w:r>
      <w:r w:rsidR="00E02922" w:rsidRPr="00760220">
        <w:rPr>
          <w:b/>
          <w:noProof/>
          <w:u w:val="single"/>
        </w:rPr>
        <w:t>.</w:t>
      </w:r>
      <w:r w:rsidR="00760220">
        <w:rPr>
          <w:b/>
          <w:noProof/>
          <w:u w:val="single"/>
        </w:rPr>
        <w:t xml:space="preserve"> As the application is looking for one to update the display.</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C1EDA">
        <w:rPr>
          <w:noProof/>
        </w:rPr>
        <w:t xml:space="preserve"> band</w:t>
      </w:r>
      <w:r w:rsidR="009262F4">
        <w:rPr>
          <w:noProof/>
        </w:rPr>
        <w:t>)</w:t>
      </w:r>
      <w:r w:rsidR="000331D7">
        <w:rPr>
          <w:noProof/>
        </w:rPr>
        <w:t xml:space="preserve">, as depicted in </w:t>
      </w:r>
      <w:r w:rsidR="009C1EDA">
        <w:rPr>
          <w:noProof/>
        </w:rPr>
        <w:t xml:space="preserve">Figure </w:t>
      </w:r>
      <w:r w:rsidR="0042275C">
        <w:rPr>
          <w:noProof/>
        </w:rPr>
        <w:t>12</w:t>
      </w:r>
      <w:r w:rsidR="00561D13">
        <w:rPr>
          <w:noProof/>
        </w:rPr>
        <w:t xml:space="preserve"> and </w:t>
      </w:r>
      <w:r w:rsidR="0042275C">
        <w:rPr>
          <w:noProof/>
        </w:rPr>
        <w:t>13</w:t>
      </w:r>
      <w:r w:rsidR="005F2D9A">
        <w:rPr>
          <w:noProof/>
        </w:rPr>
        <w:t xml:space="preserve">. </w:t>
      </w:r>
      <w:r w:rsidR="008E5C7B">
        <w:rPr>
          <w:noProof/>
        </w:rPr>
        <w:t>I</w:t>
      </w:r>
      <w:r w:rsidR="009E6956">
        <w:rPr>
          <w:noProof/>
        </w:rPr>
        <w:t>t is</w:t>
      </w:r>
      <w:r w:rsidR="008E5C7B">
        <w:rPr>
          <w:noProof/>
        </w:rPr>
        <w:t xml:space="preserve"> also</w:t>
      </w:r>
      <w:r w:rsidR="009E6956">
        <w:rPr>
          <w:noProof/>
        </w:rPr>
        <w:t xml:space="preserve"> possible to filter out PSR targets. The filters are applicable to passive and real time displays.</w:t>
      </w:r>
    </w:p>
    <w:p w:rsidR="00913D1C" w:rsidRPr="00EA4871" w:rsidRDefault="008F16CE" w:rsidP="00913D1C">
      <w:pPr>
        <w:rPr>
          <w:i/>
          <w:noProof/>
        </w:rPr>
      </w:pPr>
      <w:r>
        <w:rPr>
          <w:b/>
          <w:i/>
          <w:noProof/>
        </w:rPr>
        <w:t>NOTE</w:t>
      </w:r>
      <w:r w:rsidR="00FC4837" w:rsidRPr="00FC4837">
        <w:rPr>
          <w:b/>
          <w:i/>
          <w:noProof/>
        </w:rPr>
        <w:t>:</w:t>
      </w:r>
      <w:r w:rsidR="00FC4837">
        <w:rPr>
          <w:b/>
          <w:i/>
          <w:noProof/>
        </w:rPr>
        <w:t xml:space="preserve"> </w:t>
      </w:r>
      <w:r w:rsidR="00FC4837" w:rsidRPr="00EA4871">
        <w:rPr>
          <w:i/>
          <w:noProof/>
        </w:rPr>
        <w:t>Ap</w:t>
      </w:r>
      <w:r w:rsidR="00F367C6" w:rsidRPr="00EA4871">
        <w:rPr>
          <w:i/>
          <w:noProof/>
        </w:rPr>
        <w:t xml:space="preserve">plication uses WEB map provider Google, </w:t>
      </w:r>
      <w:r w:rsidR="00FC4837" w:rsidRPr="00EA4871">
        <w:rPr>
          <w:i/>
          <w:noProof/>
        </w:rPr>
        <w:t>so</w:t>
      </w:r>
      <w:r w:rsidR="00F367C6" w:rsidRPr="00EA4871">
        <w:rPr>
          <w:i/>
          <w:noProof/>
        </w:rPr>
        <w:t xml:space="preserve"> the</w:t>
      </w:r>
      <w:r w:rsidR="00FC4837" w:rsidRPr="00EA4871">
        <w:rPr>
          <w:i/>
          <w:noProof/>
        </w:rPr>
        <w:t xml:space="preserve"> first time </w:t>
      </w:r>
      <w:r w:rsidR="00F367C6" w:rsidRPr="00EA4871">
        <w:rPr>
          <w:i/>
          <w:noProof/>
        </w:rPr>
        <w:t>it</w:t>
      </w:r>
      <w:r w:rsidR="00FC4837" w:rsidRPr="00EA4871">
        <w:rPr>
          <w:i/>
          <w:noProof/>
        </w:rPr>
        <w:t xml:space="preserve"> is </w:t>
      </w:r>
      <w:r w:rsidR="005F2D9A" w:rsidRPr="00EA4871">
        <w:rPr>
          <w:i/>
          <w:noProof/>
        </w:rPr>
        <w:t>started</w:t>
      </w:r>
      <w:r w:rsidR="00FC4837" w:rsidRPr="00EA4871">
        <w:rPr>
          <w:i/>
          <w:noProof/>
        </w:rPr>
        <w:t xml:space="preserve"> it is necessary </w:t>
      </w:r>
      <w:r w:rsidR="001259AF" w:rsidRPr="00EA4871">
        <w:rPr>
          <w:i/>
          <w:noProof/>
        </w:rPr>
        <w:t xml:space="preserve">to have an internet </w:t>
      </w:r>
      <w:r w:rsidR="000C1567">
        <w:rPr>
          <w:i/>
          <w:noProof/>
        </w:rPr>
        <w:t xml:space="preserve">connection </w:t>
      </w:r>
      <w:r w:rsidR="000C1567" w:rsidRPr="00EA4871">
        <w:rPr>
          <w:i/>
          <w:noProof/>
        </w:rPr>
        <w:t xml:space="preserve"> </w:t>
      </w:r>
      <w:r w:rsidR="00FC4837"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00FC4837" w:rsidRPr="00EA4871">
        <w:rPr>
          <w:i/>
          <w:noProof/>
        </w:rPr>
        <w:t xml:space="preserve"> </w:t>
      </w:r>
      <w:r w:rsidR="000C1567">
        <w:rPr>
          <w:i/>
          <w:noProof/>
        </w:rPr>
        <w:t>“</w:t>
      </w:r>
      <w:r w:rsidR="00FC4837" w:rsidRPr="00EA4871">
        <w:rPr>
          <w:i/>
          <w:noProof/>
        </w:rPr>
        <w:t xml:space="preserve">zoom </w:t>
      </w:r>
      <w:r w:rsidR="001259AF" w:rsidRPr="00EA4871">
        <w:rPr>
          <w:i/>
          <w:noProof/>
        </w:rPr>
        <w:t>in</w:t>
      </w:r>
      <w:r w:rsidR="000C1567">
        <w:rPr>
          <w:i/>
          <w:noProof/>
        </w:rPr>
        <w:t>”</w:t>
      </w:r>
      <w:r w:rsidR="001259AF" w:rsidRPr="00EA4871">
        <w:rPr>
          <w:i/>
          <w:noProof/>
        </w:rPr>
        <w:t xml:space="preserve"> so </w:t>
      </w:r>
      <w:r w:rsidR="00FC4837" w:rsidRPr="00EA4871">
        <w:rPr>
          <w:i/>
          <w:noProof/>
        </w:rPr>
        <w:t xml:space="preserve">maps </w:t>
      </w:r>
      <w:r w:rsidR="001259AF" w:rsidRPr="00EA4871">
        <w:rPr>
          <w:i/>
          <w:noProof/>
        </w:rPr>
        <w:t xml:space="preserve">with the appropriate resolution </w:t>
      </w:r>
      <w:r w:rsidR="00FC4837" w:rsidRPr="00EA4871">
        <w:rPr>
          <w:i/>
          <w:noProof/>
        </w:rPr>
        <w:t>are downloaded. Later on</w:t>
      </w:r>
      <w:r w:rsidR="001259AF" w:rsidRPr="00EA4871">
        <w:rPr>
          <w:i/>
          <w:noProof/>
        </w:rPr>
        <w:t xml:space="preserve"> no internet connection is required as</w:t>
      </w:r>
      <w:r w:rsidR="00FC4837" w:rsidRPr="00EA4871">
        <w:rPr>
          <w:i/>
          <w:noProof/>
        </w:rPr>
        <w:t xml:space="preserve"> maps </w:t>
      </w:r>
      <w:r w:rsidR="001259AF" w:rsidRPr="00EA4871">
        <w:rPr>
          <w:i/>
          <w:noProof/>
        </w:rPr>
        <w:t>are locally</w:t>
      </w:r>
      <w:r w:rsidR="00FC4837" w:rsidRPr="00EA4871">
        <w:rPr>
          <w:i/>
          <w:noProof/>
        </w:rPr>
        <w:t xml:space="preserve"> cached and application can be used offline. </w:t>
      </w:r>
      <w:r w:rsidR="00E92989" w:rsidRPr="00EA4871">
        <w:rPr>
          <w:i/>
          <w:noProof/>
        </w:rPr>
        <w:t xml:space="preserve"> </w:t>
      </w:r>
    </w:p>
    <w:p w:rsidR="00FC4837" w:rsidRDefault="00DE7A16" w:rsidP="00913D1C">
      <w:pPr>
        <w:pStyle w:val="Heading3"/>
        <w:jc w:val="center"/>
        <w:rPr>
          <w:noProof/>
        </w:rPr>
      </w:pPr>
      <w:bookmarkStart w:id="64" w:name="_Toc341724351"/>
      <w:bookmarkStart w:id="65" w:name="_Toc341726207"/>
      <w:r>
        <w:rPr>
          <w:i/>
          <w:iCs/>
          <w:noProof/>
          <w:color w:val="808080" w:themeColor="text1" w:themeTint="7F"/>
        </w:rPr>
        <w:lastRenderedPageBreak/>
        <w:drawing>
          <wp:inline distT="0" distB="0" distL="0" distR="0">
            <wp:extent cx="6685471" cy="3648974"/>
            <wp:effectExtent l="0" t="0" r="0" b="0"/>
            <wp:docPr id="39" name="Picture 39" descr="C:\Users\CAAS\Desktop\ScreenHunter_32 Nov. 18 1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AS\Desktop\ScreenHunter_32 Nov. 18 16.13.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85607" cy="3649048"/>
                    </a:xfrm>
                    <a:prstGeom prst="rect">
                      <a:avLst/>
                    </a:prstGeom>
                    <a:noFill/>
                    <a:ln>
                      <a:noFill/>
                    </a:ln>
                  </pic:spPr>
                </pic:pic>
              </a:graphicData>
            </a:graphic>
          </wp:inline>
        </w:drawing>
      </w:r>
      <w:bookmarkEnd w:id="64"/>
      <w:bookmarkEnd w:id="65"/>
    </w:p>
    <w:p w:rsidR="00913D1C" w:rsidRDefault="0042275C" w:rsidP="00913D1C">
      <w:pPr>
        <w:pStyle w:val="Heading3"/>
        <w:jc w:val="center"/>
        <w:rPr>
          <w:noProof/>
        </w:rPr>
      </w:pPr>
      <w:bookmarkStart w:id="66" w:name="_Toc336514075"/>
      <w:bookmarkStart w:id="67" w:name="_Toc341726208"/>
      <w:r>
        <w:rPr>
          <w:noProof/>
        </w:rPr>
        <w:t>Figure 12</w:t>
      </w:r>
      <w:r w:rsidR="00E92989" w:rsidRPr="00E92989">
        <w:rPr>
          <w:noProof/>
        </w:rPr>
        <w:t xml:space="preserve">: </w:t>
      </w:r>
      <w:r w:rsidR="00E92989">
        <w:rPr>
          <w:noProof/>
        </w:rPr>
        <w:t>Map with user defined and Google terrain overlay</w:t>
      </w:r>
      <w:bookmarkEnd w:id="66"/>
      <w:bookmarkEnd w:id="67"/>
    </w:p>
    <w:p w:rsidR="00252C61" w:rsidRDefault="00252C61" w:rsidP="00252C61"/>
    <w:p w:rsidR="00252C61" w:rsidRDefault="00252C61" w:rsidP="00252C61">
      <w:r>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rsidRPr="008F16CE">
        <w:rPr>
          <w:b/>
          <w:i/>
        </w:rPr>
        <w:t>Display Items</w:t>
      </w:r>
      <w:r w:rsidR="007F3689">
        <w:t xml:space="preserve"> section of the User Manual.</w:t>
      </w:r>
    </w:p>
    <w:p w:rsidR="000331D7" w:rsidRPr="00E92989" w:rsidRDefault="00EF3B1C" w:rsidP="00913D1C">
      <w:pPr>
        <w:pStyle w:val="Heading3"/>
        <w:jc w:val="center"/>
        <w:rPr>
          <w:noProof/>
        </w:rPr>
      </w:pPr>
      <w:bookmarkStart w:id="68" w:name="_Toc341724353"/>
      <w:bookmarkStart w:id="69" w:name="_Toc341726209"/>
      <w:r>
        <w:rPr>
          <w:noProof/>
        </w:rPr>
        <w:lastRenderedPageBreak/>
        <w:drawing>
          <wp:inline distT="0" distB="0" distL="0" distR="0">
            <wp:extent cx="6443980" cy="3493770"/>
            <wp:effectExtent l="0" t="0" r="0" b="0"/>
            <wp:docPr id="41" name="Picture 41" descr="C:\Users\CAAS\Desktop\ScreenHunter_34 Nov. 18 1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AS\Desktop\ScreenHunter_34 Nov. 18 16.16.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3980" cy="3493770"/>
                    </a:xfrm>
                    <a:prstGeom prst="rect">
                      <a:avLst/>
                    </a:prstGeom>
                    <a:noFill/>
                    <a:ln>
                      <a:noFill/>
                    </a:ln>
                  </pic:spPr>
                </pic:pic>
              </a:graphicData>
            </a:graphic>
          </wp:inline>
        </w:drawing>
      </w:r>
      <w:bookmarkEnd w:id="68"/>
      <w:bookmarkEnd w:id="69"/>
    </w:p>
    <w:p w:rsidR="00747F35" w:rsidRDefault="0042275C" w:rsidP="00913D1C">
      <w:pPr>
        <w:pStyle w:val="Heading3"/>
        <w:jc w:val="center"/>
        <w:rPr>
          <w:noProof/>
        </w:rPr>
      </w:pPr>
      <w:bookmarkStart w:id="70" w:name="_Toc336514076"/>
      <w:bookmarkStart w:id="71" w:name="_Toc341726210"/>
      <w:r>
        <w:rPr>
          <w:noProof/>
        </w:rPr>
        <w:t>Figure 13</w:t>
      </w:r>
      <w:r w:rsidR="007C4953">
        <w:rPr>
          <w:noProof/>
        </w:rPr>
        <w:t>: Passive display no filter</w:t>
      </w:r>
      <w:bookmarkEnd w:id="70"/>
      <w:bookmarkEnd w:id="71"/>
    </w:p>
    <w:p w:rsidR="007C4953" w:rsidRPr="00913D1C" w:rsidRDefault="000720D1" w:rsidP="00913D1C">
      <w:pPr>
        <w:pStyle w:val="Heading3"/>
        <w:jc w:val="center"/>
        <w:rPr>
          <w:noProof/>
        </w:rPr>
      </w:pPr>
      <w:bookmarkStart w:id="72" w:name="_Toc341724355"/>
      <w:bookmarkStart w:id="73" w:name="_Toc341726211"/>
      <w:r>
        <w:rPr>
          <w:noProof/>
        </w:rPr>
        <w:drawing>
          <wp:inline distT="0" distB="0" distL="0" distR="0">
            <wp:extent cx="6443980" cy="3623310"/>
            <wp:effectExtent l="0" t="0" r="0" b="0"/>
            <wp:docPr id="55" name="Picture 55" descr="C:\Users\CAAS\Desktop\ScreenHunter_39 Nov. 18 1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AS\Desktop\ScreenHunter_39 Nov. 18 16.59.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3980" cy="3623310"/>
                    </a:xfrm>
                    <a:prstGeom prst="rect">
                      <a:avLst/>
                    </a:prstGeom>
                    <a:noFill/>
                    <a:ln>
                      <a:noFill/>
                    </a:ln>
                  </pic:spPr>
                </pic:pic>
              </a:graphicData>
            </a:graphic>
          </wp:inline>
        </w:drawing>
      </w:r>
      <w:bookmarkEnd w:id="72"/>
      <w:bookmarkEnd w:id="73"/>
    </w:p>
    <w:p w:rsidR="000720D1" w:rsidRDefault="0042275C" w:rsidP="00913D1C">
      <w:pPr>
        <w:pStyle w:val="Heading3"/>
        <w:jc w:val="center"/>
      </w:pPr>
      <w:bookmarkStart w:id="74" w:name="_Toc336514077"/>
      <w:bookmarkStart w:id="75" w:name="_Toc341726212"/>
      <w:r>
        <w:t>Figure 14</w:t>
      </w:r>
      <w:r w:rsidR="007C4953">
        <w:t xml:space="preserve">: Passive filter – </w:t>
      </w:r>
      <w:bookmarkEnd w:id="74"/>
      <w:r w:rsidR="00C92E66">
        <w:t>by Mode-A</w:t>
      </w:r>
      <w:r w:rsidR="006C3F51">
        <w:t xml:space="preserve"> code</w:t>
      </w:r>
      <w:bookmarkEnd w:id="75"/>
      <w:r w:rsidR="00D862A4">
        <w:t xml:space="preserve"> </w:t>
      </w:r>
      <w:r w:rsidR="000720D1">
        <w:t xml:space="preserve"> </w:t>
      </w:r>
    </w:p>
    <w:p w:rsidR="007C4953" w:rsidRPr="000720D1" w:rsidRDefault="000720D1" w:rsidP="000720D1">
      <w:pPr>
        <w:jc w:val="center"/>
        <w:rPr>
          <w:sz w:val="18"/>
        </w:rPr>
      </w:pPr>
      <w:r>
        <w:t>(</w:t>
      </w:r>
      <w:r w:rsidRPr="000720D1">
        <w:rPr>
          <w:sz w:val="18"/>
        </w:rPr>
        <w:t>DHL landing at Sarajevo airport on 29</w:t>
      </w:r>
      <w:r w:rsidRPr="000720D1">
        <w:rPr>
          <w:sz w:val="18"/>
          <w:vertAlign w:val="superscript"/>
        </w:rPr>
        <w:t>th</w:t>
      </w:r>
      <w:r w:rsidRPr="000720D1">
        <w:rPr>
          <w:sz w:val="18"/>
        </w:rPr>
        <w:t xml:space="preserve"> of September 2012)</w:t>
      </w:r>
    </w:p>
    <w:p w:rsidR="009E064A" w:rsidRPr="009E064A" w:rsidRDefault="009E064A" w:rsidP="009E064A"/>
    <w:p w:rsidR="009E064A" w:rsidRDefault="00984ED5" w:rsidP="00776AC2">
      <w:r>
        <w:t>Display zoom-in and zoom-</w:t>
      </w:r>
      <w:r w:rsidR="00217373">
        <w:t>out</w:t>
      </w:r>
      <w:r w:rsidR="003D1D9F">
        <w:t xml:space="preserve"> </w:t>
      </w:r>
      <w:r>
        <w:t>can be done via</w:t>
      </w:r>
      <w:r w:rsidR="003D1D9F">
        <w:t xml:space="preserve"> mouse middle</w:t>
      </w:r>
      <w:r w:rsidR="006D516C">
        <w:t>/scroll</w:t>
      </w:r>
      <w:r w:rsidR="003D1D9F">
        <w:t xml:space="preserve"> button</w:t>
      </w:r>
      <w:r w:rsidR="009E064A">
        <w:t>. Ma</w:t>
      </w:r>
      <w:r w:rsidR="002C6282">
        <w:t>p</w:t>
      </w:r>
      <w:r w:rsidR="009E064A">
        <w:t xml:space="preserve"> can be moved</w:t>
      </w:r>
      <w:r w:rsidR="002C6282">
        <w:t xml:space="preserve"> in any direction using </w:t>
      </w:r>
      <w:r w:rsidR="000C1567">
        <w:t xml:space="preserve">the </w:t>
      </w:r>
      <w:r w:rsidR="002C6282">
        <w:t>mouse</w:t>
      </w:r>
      <w:r w:rsidR="009E064A">
        <w:t xml:space="preserve"> while holding the right mouse button pressed. Both functions are also provided via </w:t>
      </w:r>
      <w:r>
        <w:t>application GUI.</w:t>
      </w:r>
    </w:p>
    <w:p w:rsidR="006B7076" w:rsidRDefault="00D62E0C" w:rsidP="00E71238">
      <w:pPr>
        <w:pStyle w:val="Heading1"/>
        <w:jc w:val="center"/>
      </w:pPr>
      <w:bookmarkStart w:id="76" w:name="_Toc341726213"/>
      <w:r>
        <w:t>Track Label</w:t>
      </w:r>
      <w:bookmarkEnd w:id="76"/>
    </w:p>
    <w:p w:rsidR="00837100" w:rsidRPr="00837100" w:rsidRDefault="00837100" w:rsidP="00837100"/>
    <w:p w:rsidR="005556D9" w:rsidRDefault="00F30FDA" w:rsidP="005556D9">
      <w:pPr>
        <w:pStyle w:val="Heading3"/>
        <w:jc w:val="center"/>
      </w:pPr>
      <w:bookmarkStart w:id="77" w:name="_Toc341724358"/>
      <w:bookmarkStart w:id="78" w:name="_Toc341726214"/>
      <w:r>
        <w:rPr>
          <w:noProof/>
        </w:rPr>
        <w:drawing>
          <wp:inline distT="0" distB="0" distL="0" distR="0">
            <wp:extent cx="3019425" cy="1863090"/>
            <wp:effectExtent l="0" t="0" r="0" b="0"/>
            <wp:docPr id="5" name="Picture 5" descr="C:\Users\CAAS\Desktop\ScreenHunter_52 Nov. 26 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AS\Desktop\ScreenHunter_52 Nov. 26 19.54.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19425" cy="1863090"/>
                    </a:xfrm>
                    <a:prstGeom prst="rect">
                      <a:avLst/>
                    </a:prstGeom>
                    <a:noFill/>
                    <a:ln>
                      <a:noFill/>
                    </a:ln>
                  </pic:spPr>
                </pic:pic>
              </a:graphicData>
            </a:graphic>
          </wp:inline>
        </w:drawing>
      </w:r>
      <w:bookmarkEnd w:id="77"/>
      <w:bookmarkEnd w:id="78"/>
    </w:p>
    <w:p w:rsidR="00566D76" w:rsidRDefault="004319B9" w:rsidP="00E71238">
      <w:pPr>
        <w:pStyle w:val="Heading3"/>
        <w:jc w:val="center"/>
      </w:pPr>
      <w:bookmarkStart w:id="79" w:name="_Toc341726215"/>
      <w:r>
        <w:t>F</w:t>
      </w:r>
      <w:r w:rsidR="00035B9D">
        <w:t>igure 15</w:t>
      </w:r>
      <w:r w:rsidR="005556D9">
        <w:t xml:space="preserve">: </w:t>
      </w:r>
      <w:r w:rsidR="00E71238">
        <w:t>Label Example</w:t>
      </w:r>
      <w:r w:rsidR="00E3054E">
        <w:t xml:space="preserve"> (selected)</w:t>
      </w:r>
      <w:bookmarkEnd w:id="79"/>
    </w:p>
    <w:p w:rsidR="00E71238" w:rsidRPr="00E71238" w:rsidRDefault="00E71238" w:rsidP="00E71238"/>
    <w:p w:rsidR="00E71238" w:rsidRDefault="00E71238" w:rsidP="00E71238">
      <w:r>
        <w:t xml:space="preserve">Track label can be in </w:t>
      </w:r>
      <w:r w:rsidRPr="00684B67">
        <w:rPr>
          <w:b/>
          <w:u w:val="single"/>
        </w:rPr>
        <w:t>selected</w:t>
      </w:r>
      <w:r>
        <w:t xml:space="preserve"> (mouse hovers above it) and </w:t>
      </w:r>
      <w:r w:rsidRPr="00684B67">
        <w:rPr>
          <w:b/>
          <w:u w:val="single"/>
        </w:rPr>
        <w:t>non-selected state</w:t>
      </w:r>
      <w:r>
        <w:t xml:space="preserve">. Selected label shows more information than non-selected. The following are available data fields. </w:t>
      </w:r>
    </w:p>
    <w:p w:rsidR="00E71238" w:rsidRDefault="00E71238" w:rsidP="00E71238">
      <w:pPr>
        <w:pStyle w:val="ListParagraph"/>
        <w:numPr>
          <w:ilvl w:val="0"/>
          <w:numId w:val="15"/>
        </w:numPr>
      </w:pPr>
      <w:r>
        <w:t>Mode-3A (</w:t>
      </w:r>
      <w:r w:rsidRPr="00684B67">
        <w:rPr>
          <w:b/>
          <w:u w:val="single"/>
        </w:rPr>
        <w:t>selected and non-selected</w:t>
      </w:r>
      <w:r>
        <w:t>)</w:t>
      </w:r>
    </w:p>
    <w:p w:rsidR="00E71238" w:rsidRDefault="00E71238" w:rsidP="00E71238">
      <w:pPr>
        <w:pStyle w:val="ListParagraph"/>
        <w:numPr>
          <w:ilvl w:val="0"/>
          <w:numId w:val="15"/>
        </w:numPr>
      </w:pPr>
      <w:r>
        <w:t>Callsign (when available) (</w:t>
      </w:r>
      <w:r w:rsidRPr="00684B67">
        <w:rPr>
          <w:b/>
          <w:u w:val="single"/>
        </w:rPr>
        <w:t>selected and non-selected</w:t>
      </w:r>
      <w:r>
        <w:t>)</w:t>
      </w:r>
    </w:p>
    <w:p w:rsidR="00E71238" w:rsidRDefault="00E71238" w:rsidP="00E71238">
      <w:pPr>
        <w:pStyle w:val="ListParagraph"/>
        <w:numPr>
          <w:ilvl w:val="0"/>
          <w:numId w:val="15"/>
        </w:numPr>
      </w:pPr>
      <w:r>
        <w:t xml:space="preserve">Coast state (indicated by </w:t>
      </w:r>
      <w:r>
        <w:rPr>
          <w:rFonts w:cstheme="minorHAnsi"/>
        </w:rPr>
        <w:t>↘</w:t>
      </w:r>
      <w:r>
        <w:t xml:space="preserve"> pointing arrow next to Mode A 4147)</w:t>
      </w:r>
    </w:p>
    <w:p w:rsidR="00E71238" w:rsidRDefault="00E71238" w:rsidP="00E71238">
      <w:pPr>
        <w:pStyle w:val="ListParagraph"/>
        <w:numPr>
          <w:ilvl w:val="1"/>
          <w:numId w:val="15"/>
        </w:numPr>
      </w:pPr>
      <w:r>
        <w:t>Coast indicates that track has not been updated by the sensor data for the present update cycle. (</w:t>
      </w:r>
      <w:r w:rsidRPr="00684B67">
        <w:rPr>
          <w:b/>
          <w:u w:val="single"/>
        </w:rPr>
        <w:t>selected and non-selected</w:t>
      </w:r>
      <w:r>
        <w:t>)</w:t>
      </w:r>
    </w:p>
    <w:p w:rsidR="00E71238" w:rsidRDefault="00E71238" w:rsidP="00E71238">
      <w:pPr>
        <w:pStyle w:val="ListParagraph"/>
        <w:numPr>
          <w:ilvl w:val="0"/>
          <w:numId w:val="15"/>
        </w:numPr>
      </w:pPr>
      <w:r>
        <w:t>AC vertical profile (Mode-C and Climbing/Descending indicator up or down arrow) (</w:t>
      </w:r>
      <w:r w:rsidRPr="00684B67">
        <w:rPr>
          <w:b/>
          <w:u w:val="single"/>
        </w:rPr>
        <w:t>selected and non-selected</w:t>
      </w:r>
      <w:r>
        <w:t>)</w:t>
      </w:r>
    </w:p>
    <w:p w:rsidR="00E71238" w:rsidRDefault="00E71238" w:rsidP="00E71238">
      <w:pPr>
        <w:pStyle w:val="ListParagraph"/>
        <w:numPr>
          <w:ilvl w:val="0"/>
          <w:numId w:val="15"/>
        </w:numPr>
      </w:pPr>
      <w:r>
        <w:t>Assigned CFL (user enterable) (</w:t>
      </w:r>
      <w:r w:rsidRPr="00684B67">
        <w:rPr>
          <w:b/>
          <w:u w:val="single"/>
        </w:rPr>
        <w:t>selected and non-selected</w:t>
      </w:r>
      <w:r>
        <w:t>)</w:t>
      </w:r>
    </w:p>
    <w:p w:rsidR="00E71238" w:rsidRDefault="00E71238" w:rsidP="00E71238">
      <w:pPr>
        <w:pStyle w:val="ListParagraph"/>
        <w:numPr>
          <w:ilvl w:val="0"/>
          <w:numId w:val="15"/>
        </w:numPr>
      </w:pPr>
      <w:r>
        <w:t>Assigned HDG (user enterable)(</w:t>
      </w:r>
      <w:r>
        <w:rPr>
          <w:b/>
          <w:u w:val="single"/>
        </w:rPr>
        <w:t>selected</w:t>
      </w:r>
      <w:r>
        <w:t>)</w:t>
      </w:r>
    </w:p>
    <w:p w:rsidR="00E71238" w:rsidRDefault="00E71238" w:rsidP="00E71238">
      <w:pPr>
        <w:pStyle w:val="ListParagraph"/>
        <w:numPr>
          <w:ilvl w:val="0"/>
          <w:numId w:val="15"/>
        </w:numPr>
      </w:pPr>
      <w:r>
        <w:t>Assigned SPD (user enterable)(</w:t>
      </w:r>
      <w:r w:rsidRPr="00684B67">
        <w:t xml:space="preserve"> </w:t>
      </w:r>
      <w:r>
        <w:t>(</w:t>
      </w:r>
      <w:r>
        <w:rPr>
          <w:b/>
          <w:u w:val="single"/>
        </w:rPr>
        <w:t>selected</w:t>
      </w:r>
      <w:r>
        <w:t>)</w:t>
      </w:r>
    </w:p>
    <w:p w:rsidR="00E71238" w:rsidRDefault="00E71238" w:rsidP="00E71238">
      <w:pPr>
        <w:pStyle w:val="ListParagraph"/>
        <w:numPr>
          <w:ilvl w:val="0"/>
          <w:numId w:val="15"/>
        </w:numPr>
      </w:pPr>
      <w:r>
        <w:t xml:space="preserve">Ground Speed </w:t>
      </w:r>
      <w:r w:rsidR="00EF373D">
        <w:t xml:space="preserve">- </w:t>
      </w:r>
      <w:r w:rsidRPr="00EB281B">
        <w:rPr>
          <w:b/>
          <w:i/>
          <w:sz w:val="20"/>
        </w:rPr>
        <w:t>derived from CAT</w:t>
      </w:r>
      <w:r>
        <w:rPr>
          <w:b/>
          <w:i/>
          <w:sz w:val="20"/>
        </w:rPr>
        <w:t>0</w:t>
      </w:r>
      <w:r w:rsidRPr="00EB281B">
        <w:rPr>
          <w:b/>
          <w:i/>
          <w:sz w:val="20"/>
        </w:rPr>
        <w:t>64I380, next version will also implement GSPD form CAT</w:t>
      </w:r>
      <w:r>
        <w:rPr>
          <w:b/>
          <w:i/>
          <w:sz w:val="20"/>
        </w:rPr>
        <w:t>0</w:t>
      </w:r>
      <w:r w:rsidRPr="00EB281B">
        <w:rPr>
          <w:b/>
          <w:i/>
          <w:sz w:val="20"/>
        </w:rPr>
        <w:t>48I250</w:t>
      </w:r>
      <w:r>
        <w:t>)</w:t>
      </w:r>
    </w:p>
    <w:p w:rsidR="00EF373D" w:rsidRDefault="00EF373D" w:rsidP="00E71238">
      <w:pPr>
        <w:pStyle w:val="ListParagraph"/>
        <w:numPr>
          <w:ilvl w:val="0"/>
          <w:numId w:val="15"/>
        </w:numPr>
      </w:pPr>
      <w:r>
        <w:t xml:space="preserve">Speed Vector - </w:t>
      </w:r>
      <w:r w:rsidRPr="00EF373D">
        <w:rPr>
          <w:b/>
          <w:i/>
          <w:sz w:val="20"/>
        </w:rPr>
        <w:t>shows TRK/HDG and distance traveled in range of 1 to 9 minutes</w:t>
      </w:r>
      <w:r>
        <w:rPr>
          <w:b/>
          <w:i/>
          <w:sz w:val="20"/>
        </w:rPr>
        <w:t xml:space="preserve"> (</w:t>
      </w:r>
      <w:r w:rsidRPr="00EF373D">
        <w:rPr>
          <w:b/>
          <w:i/>
          <w:sz w:val="20"/>
          <w:u w:val="single"/>
        </w:rPr>
        <w:t>configurable</w:t>
      </w:r>
      <w:r>
        <w:t>)</w:t>
      </w:r>
    </w:p>
    <w:p w:rsidR="00EF373D" w:rsidRDefault="00EF373D" w:rsidP="00E71238">
      <w:pPr>
        <w:pStyle w:val="ListParagraph"/>
        <w:numPr>
          <w:ilvl w:val="0"/>
          <w:numId w:val="15"/>
        </w:numPr>
      </w:pPr>
      <w:r>
        <w:t xml:space="preserve">History points - </w:t>
      </w:r>
      <w:r w:rsidRPr="00EF373D">
        <w:rPr>
          <w:b/>
          <w:i/>
          <w:sz w:val="20"/>
        </w:rPr>
        <w:t>shows 1 to 9 history position points</w:t>
      </w:r>
      <w:r>
        <w:rPr>
          <w:b/>
          <w:i/>
          <w:sz w:val="20"/>
        </w:rPr>
        <w:t xml:space="preserve"> (</w:t>
      </w:r>
      <w:r w:rsidRPr="00EF373D">
        <w:rPr>
          <w:b/>
          <w:i/>
          <w:sz w:val="20"/>
          <w:u w:val="single"/>
        </w:rPr>
        <w:t>configurable</w:t>
      </w:r>
      <w:r>
        <w:t>)</w:t>
      </w:r>
    </w:p>
    <w:p w:rsidR="00E71238" w:rsidRDefault="00E71238" w:rsidP="00E71238">
      <w:r>
        <w:t>To move a label just place the mouse over the label and move it in the desired direction while holding left mouse button. Please note that the label box is shown only when a mouse is over the label.</w:t>
      </w:r>
    </w:p>
    <w:p w:rsidR="00E71238" w:rsidRDefault="00E71238" w:rsidP="00E71238"/>
    <w:p w:rsidR="00E71238" w:rsidRDefault="00E71238" w:rsidP="00E71238">
      <w:pPr>
        <w:pStyle w:val="Heading1"/>
        <w:jc w:val="center"/>
      </w:pPr>
      <w:bookmarkStart w:id="80" w:name="_Toc341726216"/>
      <w:r>
        <w:t>Extended Label</w:t>
      </w:r>
      <w:bookmarkEnd w:id="80"/>
    </w:p>
    <w:p w:rsidR="00E71238" w:rsidRDefault="00E71238" w:rsidP="00E71238"/>
    <w:p w:rsidR="00E71238" w:rsidRPr="00E71238" w:rsidRDefault="00E71238" w:rsidP="00E71238">
      <w:pPr>
        <w:jc w:val="center"/>
      </w:pPr>
      <w:r>
        <w:rPr>
          <w:noProof/>
        </w:rPr>
        <w:drawing>
          <wp:inline distT="0" distB="0" distL="0" distR="0">
            <wp:extent cx="2717165" cy="1699260"/>
            <wp:effectExtent l="0" t="0" r="0" b="0"/>
            <wp:docPr id="7" name="Picture 7" descr="C:\Users\CAAS\Desktop\ScreenHunter_50 Nov. 26 1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AS\Desktop\ScreenHunter_50 Nov. 26 19.49.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7165" cy="1699260"/>
                    </a:xfrm>
                    <a:prstGeom prst="rect">
                      <a:avLst/>
                    </a:prstGeom>
                    <a:noFill/>
                    <a:ln>
                      <a:noFill/>
                    </a:ln>
                  </pic:spPr>
                </pic:pic>
              </a:graphicData>
            </a:graphic>
          </wp:inline>
        </w:drawing>
      </w:r>
    </w:p>
    <w:p w:rsidR="00D8107D" w:rsidRDefault="00566D76" w:rsidP="00D8107D">
      <w:pPr>
        <w:pStyle w:val="Heading3"/>
        <w:spacing w:before="0"/>
        <w:jc w:val="center"/>
      </w:pPr>
      <w:bookmarkStart w:id="81" w:name="_Toc341726217"/>
      <w:r>
        <w:t>Figure 15.1: Extended label</w:t>
      </w:r>
      <w:bookmarkEnd w:id="81"/>
      <w:r>
        <w:t xml:space="preserve"> </w:t>
      </w:r>
    </w:p>
    <w:p w:rsidR="00566D76" w:rsidRDefault="00D8107D" w:rsidP="00D8107D">
      <w:pPr>
        <w:pStyle w:val="Heading3"/>
        <w:spacing w:before="0"/>
        <w:jc w:val="center"/>
      </w:pPr>
      <w:bookmarkStart w:id="82" w:name="_Toc341726218"/>
      <w:r>
        <w:t>(S</w:t>
      </w:r>
      <w:r w:rsidR="00566D76">
        <w:t>hows additio</w:t>
      </w:r>
      <w:r>
        <w:t>nal data for the selected label</w:t>
      </w:r>
      <w:r w:rsidR="00566D76">
        <w:t>)</w:t>
      </w:r>
      <w:bookmarkEnd w:id="82"/>
    </w:p>
    <w:p w:rsidR="00566D76" w:rsidRDefault="00566D76" w:rsidP="00F60E0B"/>
    <w:p w:rsidR="00FF132E" w:rsidRDefault="00D8107D" w:rsidP="00FC4346">
      <w:r>
        <w:t xml:space="preserve">Extended Label displays DAP (Derived Aircraft Performance) data for the currently selected Track label. The data is derived from CAT064I380 and CAT048I250 messages. </w:t>
      </w:r>
    </w:p>
    <w:p w:rsidR="00FF132E" w:rsidRDefault="00D8107D" w:rsidP="00FF132E">
      <w:pPr>
        <w:pStyle w:val="ListParagraph"/>
        <w:numPr>
          <w:ilvl w:val="0"/>
          <w:numId w:val="26"/>
        </w:numPr>
      </w:pPr>
      <w:r>
        <w:t xml:space="preserve">When </w:t>
      </w:r>
      <w:r w:rsidR="009D7024">
        <w:t xml:space="preserve">(Roc) </w:t>
      </w:r>
      <w:r w:rsidR="001F4AEA">
        <w:t>Rate o</w:t>
      </w:r>
      <w:r>
        <w:t xml:space="preserve">f Climb is derived from CAT048I250 then </w:t>
      </w:r>
      <w:r w:rsidR="009D7024">
        <w:t xml:space="preserve">both </w:t>
      </w:r>
      <w:r>
        <w:t xml:space="preserve">Inertial and </w:t>
      </w:r>
      <w:r w:rsidR="001F4AEA">
        <w:t xml:space="preserve">Barometric are displayed </w:t>
      </w:r>
      <w:r w:rsidR="00FF132E">
        <w:t>if</w:t>
      </w:r>
      <w:r w:rsidR="001F4AEA">
        <w:t xml:space="preserve"> available. </w:t>
      </w:r>
    </w:p>
    <w:p w:rsidR="00FF132E" w:rsidRPr="00295181" w:rsidRDefault="00FF132E" w:rsidP="00FF132E">
      <w:pPr>
        <w:pStyle w:val="ListParagraph"/>
        <w:numPr>
          <w:ilvl w:val="0"/>
          <w:numId w:val="26"/>
        </w:numPr>
      </w:pPr>
      <w:r>
        <w:t xml:space="preserve">Sel ALT: </w:t>
      </w:r>
      <w:r w:rsidR="00C1784C" w:rsidRPr="00C1784C">
        <w:rPr>
          <w:sz w:val="20"/>
          <w:szCs w:val="20"/>
        </w:rPr>
        <w:t xml:space="preserve">First </w:t>
      </w:r>
    </w:p>
    <w:p w:rsidR="00295181" w:rsidRDefault="00295181" w:rsidP="00295181">
      <w:pPr>
        <w:pStyle w:val="ListParagraph"/>
        <w:numPr>
          <w:ilvl w:val="1"/>
          <w:numId w:val="26"/>
        </w:numPr>
        <w:autoSpaceDE w:val="0"/>
        <w:autoSpaceDN w:val="0"/>
        <w:adjustRightInd w:val="0"/>
        <w:spacing w:after="0" w:line="240" w:lineRule="auto"/>
        <w:rPr>
          <w:rFonts w:ascii="Arial" w:hAnsi="Arial" w:cs="Arial"/>
        </w:rPr>
      </w:pPr>
      <w:r>
        <w:rPr>
          <w:rFonts w:ascii="Arial" w:hAnsi="Arial" w:cs="Arial"/>
        </w:rPr>
        <w:t xml:space="preserve">FIRST VALUE: </w:t>
      </w:r>
      <w:r w:rsidRPr="00295181">
        <w:rPr>
          <w:rFonts w:ascii="Arial" w:hAnsi="Arial" w:cs="Arial"/>
        </w:rPr>
        <w:t>The short-term vertical intent as described by either the FMS</w:t>
      </w:r>
      <w:r>
        <w:rPr>
          <w:rFonts w:ascii="Arial" w:hAnsi="Arial" w:cs="Arial"/>
        </w:rPr>
        <w:t xml:space="preserve"> </w:t>
      </w:r>
      <w:r w:rsidRPr="00295181">
        <w:rPr>
          <w:rFonts w:ascii="Arial" w:hAnsi="Arial" w:cs="Arial"/>
        </w:rPr>
        <w:t>selected altitude, the Altitude Control Panel Selected Altitud</w:t>
      </w:r>
      <w:r>
        <w:rPr>
          <w:rFonts w:ascii="Arial" w:hAnsi="Arial" w:cs="Arial"/>
        </w:rPr>
        <w:t xml:space="preserve">e </w:t>
      </w:r>
      <w:r w:rsidRPr="00295181">
        <w:rPr>
          <w:rFonts w:ascii="Arial" w:hAnsi="Arial" w:cs="Arial"/>
        </w:rPr>
        <w:t>(FCU/MCP), or the current aircraft altitude according to the</w:t>
      </w:r>
      <w:r>
        <w:rPr>
          <w:rFonts w:ascii="Arial" w:hAnsi="Arial" w:cs="Arial"/>
        </w:rPr>
        <w:t xml:space="preserve"> </w:t>
      </w:r>
      <w:r w:rsidRPr="00295181">
        <w:rPr>
          <w:rFonts w:ascii="Arial" w:hAnsi="Arial" w:cs="Arial"/>
        </w:rPr>
        <w:t>aircraft's mode of flight</w:t>
      </w:r>
      <w:r>
        <w:rPr>
          <w:rFonts w:ascii="Arial" w:hAnsi="Arial" w:cs="Arial"/>
        </w:rPr>
        <w:t>.</w:t>
      </w:r>
    </w:p>
    <w:p w:rsidR="00295181" w:rsidRPr="00295181" w:rsidRDefault="00295181" w:rsidP="00295181">
      <w:pPr>
        <w:pStyle w:val="ListParagraph"/>
        <w:numPr>
          <w:ilvl w:val="1"/>
          <w:numId w:val="26"/>
        </w:numPr>
        <w:autoSpaceDE w:val="0"/>
        <w:autoSpaceDN w:val="0"/>
        <w:adjustRightInd w:val="0"/>
        <w:spacing w:after="0" w:line="240" w:lineRule="auto"/>
        <w:rPr>
          <w:rFonts w:ascii="Arial" w:hAnsi="Arial" w:cs="Arial"/>
        </w:rPr>
      </w:pPr>
      <w:r w:rsidRPr="00295181">
        <w:rPr>
          <w:rFonts w:ascii="Arial" w:hAnsi="Arial" w:cs="Arial"/>
        </w:rPr>
        <w:t>SECOND VALUE: The vertical intent value that corresponds with the ATC cleared</w:t>
      </w:r>
      <w:r>
        <w:rPr>
          <w:rFonts w:ascii="Arial" w:hAnsi="Arial" w:cs="Arial"/>
        </w:rPr>
        <w:t xml:space="preserve"> altitude</w:t>
      </w:r>
      <w:r w:rsidRPr="00295181">
        <w:rPr>
          <w:rFonts w:ascii="Arial" w:hAnsi="Arial" w:cs="Arial"/>
        </w:rPr>
        <w:t>, as derived from the Altitude Control Panel (FCU/MCP).</w:t>
      </w:r>
    </w:p>
    <w:p w:rsidR="00D86A0F" w:rsidRPr="00FC4346" w:rsidRDefault="001F4AEA" w:rsidP="00FF132E">
      <w:pPr>
        <w:pStyle w:val="ListParagraph"/>
        <w:numPr>
          <w:ilvl w:val="0"/>
          <w:numId w:val="26"/>
        </w:numPr>
      </w:pPr>
      <w:r>
        <w:t>Figure 5.1 depicts data derived from CAT064I380</w:t>
      </w:r>
      <w:r w:rsidR="00295181">
        <w:t xml:space="preserve"> or CAT048/I250</w:t>
      </w:r>
      <w:r>
        <w:t>.</w:t>
      </w:r>
    </w:p>
    <w:p w:rsidR="00FC4346" w:rsidRDefault="00FC4346">
      <w:pPr>
        <w:rPr>
          <w:rFonts w:asciiTheme="majorHAnsi" w:eastAsiaTheme="majorEastAsia" w:hAnsiTheme="majorHAnsi" w:cstheme="majorBidi"/>
          <w:bCs/>
          <w:color w:val="365F91" w:themeColor="accent1" w:themeShade="BF"/>
          <w:sz w:val="28"/>
          <w:szCs w:val="28"/>
        </w:rPr>
      </w:pPr>
      <w:r>
        <w:rPr>
          <w:b/>
        </w:rPr>
        <w:br w:type="page"/>
      </w:r>
    </w:p>
    <w:p w:rsidR="00FC4346" w:rsidRDefault="00FC4346" w:rsidP="00FF77A6">
      <w:pPr>
        <w:pStyle w:val="Heading1"/>
        <w:jc w:val="center"/>
        <w:rPr>
          <w:b w:val="0"/>
        </w:rPr>
      </w:pPr>
    </w:p>
    <w:p w:rsidR="005E4F22" w:rsidRDefault="00635F62" w:rsidP="00FF77A6">
      <w:pPr>
        <w:pStyle w:val="Heading1"/>
        <w:jc w:val="center"/>
        <w:rPr>
          <w:b w:val="0"/>
        </w:rPr>
      </w:pPr>
      <w:bookmarkStart w:id="83" w:name="_Toc341726219"/>
      <w:r w:rsidRPr="00272081">
        <w:rPr>
          <w:b w:val="0"/>
        </w:rPr>
        <w:t>Display Attributes</w:t>
      </w:r>
      <w:bookmarkEnd w:id="83"/>
    </w:p>
    <w:p w:rsidR="00FF77A6" w:rsidRPr="00FF77A6" w:rsidRDefault="00FF77A6" w:rsidP="00FF77A6"/>
    <w:p w:rsidR="00747F35" w:rsidRDefault="00DF4CD8" w:rsidP="00FF77A6">
      <w:pPr>
        <w:ind w:firstLine="720"/>
        <w:jc w:val="both"/>
      </w:pPr>
      <w:r>
        <w:t xml:space="preserve">Display attributes window is accessed either via the Main Window from </w:t>
      </w:r>
      <w:r w:rsidRPr="00DF4CD8">
        <w:rPr>
          <w:b/>
          <w:i/>
        </w:rPr>
        <w:t>Settings -&gt; Display Attributes</w:t>
      </w:r>
      <w:r>
        <w:t xml:space="preserve"> or by </w:t>
      </w:r>
      <w:r w:rsidRPr="007D302E">
        <w:rPr>
          <w:b/>
          <w:i/>
          <w:u w:val="single"/>
        </w:rPr>
        <w:t>right button mouse click from the</w:t>
      </w:r>
      <w:r w:rsidR="00B603CE" w:rsidRPr="007D302E">
        <w:rPr>
          <w:b/>
          <w:i/>
          <w:u w:val="single"/>
        </w:rPr>
        <w:t xml:space="preserve"> Display Window</w:t>
      </w:r>
      <w:r w:rsidR="00B603CE">
        <w:t xml:space="preserve"> </w:t>
      </w:r>
      <w:r w:rsidR="009D0BCF">
        <w:t xml:space="preserve">where an </w:t>
      </w:r>
      <w:r>
        <w:t>option to open up the Display Attributes Window</w:t>
      </w:r>
      <w:r w:rsidR="009D0BCF">
        <w:t xml:space="preserve"> is shown</w:t>
      </w:r>
      <w:r>
        <w:t>. This wi</w:t>
      </w:r>
      <w:r w:rsidR="00B603CE">
        <w:t xml:space="preserve">ndow is used to adjust </w:t>
      </w:r>
      <w:r>
        <w:t xml:space="preserve">display attributes </w:t>
      </w:r>
      <w:r w:rsidR="00CC5418">
        <w:t xml:space="preserve">as shown </w:t>
      </w:r>
      <w:r w:rsidR="009D0BCF">
        <w:t xml:space="preserve">in </w:t>
      </w:r>
      <w:r w:rsidR="00F05DA5">
        <w:t>Figure 16</w:t>
      </w:r>
      <w:r w:rsidR="00D86A0F">
        <w:t xml:space="preserve"> as well as to adjust the following:</w:t>
      </w:r>
    </w:p>
    <w:p w:rsidR="00D86A0F" w:rsidRDefault="00D86A0F" w:rsidP="00D86A0F">
      <w:pPr>
        <w:pStyle w:val="ListParagraph"/>
        <w:numPr>
          <w:ilvl w:val="0"/>
          <w:numId w:val="25"/>
        </w:numPr>
        <w:jc w:val="both"/>
      </w:pPr>
      <w:r>
        <w:t>Speed Vector:  (1 to 9) represents the distance traveled in minutes as the current speed.</w:t>
      </w:r>
    </w:p>
    <w:p w:rsidR="00D86A0F" w:rsidRDefault="00D86A0F" w:rsidP="00D86A0F">
      <w:pPr>
        <w:pStyle w:val="ListParagraph"/>
        <w:numPr>
          <w:ilvl w:val="0"/>
          <w:numId w:val="25"/>
        </w:numPr>
        <w:jc w:val="both"/>
      </w:pPr>
      <w:r>
        <w:t>History points: (1 to 9) number of displayed history position points.</w:t>
      </w:r>
    </w:p>
    <w:p w:rsidR="00D86A0F" w:rsidRDefault="00D86A0F" w:rsidP="00FF77A6">
      <w:pPr>
        <w:ind w:firstLine="720"/>
        <w:jc w:val="both"/>
      </w:pPr>
    </w:p>
    <w:p w:rsidR="00065BC6" w:rsidRDefault="0031145E" w:rsidP="00913D1C">
      <w:pPr>
        <w:pStyle w:val="Heading3"/>
        <w:jc w:val="center"/>
      </w:pPr>
      <w:bookmarkStart w:id="84" w:name="_Toc341724364"/>
      <w:bookmarkStart w:id="85" w:name="_Toc341726220"/>
      <w:r>
        <w:rPr>
          <w:i/>
          <w:iCs/>
          <w:noProof/>
          <w:color w:val="808080" w:themeColor="text1" w:themeTint="7F"/>
        </w:rPr>
        <w:drawing>
          <wp:inline distT="0" distB="0" distL="0" distR="0">
            <wp:extent cx="983615" cy="1664970"/>
            <wp:effectExtent l="0" t="0" r="0" b="0"/>
            <wp:docPr id="8" name="Picture 8" descr="C:\Users\CAAS\Desktop\ScreenHunter_45 Nov. 26 1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AS\Desktop\ScreenHunter_45 Nov. 26 19.36.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83615" cy="1664970"/>
                    </a:xfrm>
                    <a:prstGeom prst="rect">
                      <a:avLst/>
                    </a:prstGeom>
                    <a:noFill/>
                    <a:ln>
                      <a:noFill/>
                    </a:ln>
                  </pic:spPr>
                </pic:pic>
              </a:graphicData>
            </a:graphic>
          </wp:inline>
        </w:drawing>
      </w:r>
      <w:bookmarkEnd w:id="84"/>
      <w:bookmarkEnd w:id="85"/>
    </w:p>
    <w:p w:rsidR="00065BC6" w:rsidRDefault="00A77D91" w:rsidP="00913D1C">
      <w:pPr>
        <w:pStyle w:val="Heading3"/>
        <w:jc w:val="center"/>
      </w:pPr>
      <w:bookmarkStart w:id="86" w:name="_Toc336514078"/>
      <w:bookmarkStart w:id="87" w:name="_Toc341726221"/>
      <w:r>
        <w:t>Figure 1</w:t>
      </w:r>
      <w:r w:rsidR="002A5127">
        <w:t>6</w:t>
      </w:r>
      <w:r w:rsidR="00065BC6">
        <w:t>: Menu to Access Display configuration windows</w:t>
      </w:r>
      <w:bookmarkEnd w:id="86"/>
      <w:bookmarkEnd w:id="87"/>
    </w:p>
    <w:p w:rsidR="000E0490" w:rsidRDefault="000E0490" w:rsidP="00DF4CD8">
      <w:pPr>
        <w:jc w:val="both"/>
      </w:pPr>
    </w:p>
    <w:p w:rsidR="00DF4CD8" w:rsidRDefault="0089392F" w:rsidP="00DF4CD8">
      <w:pPr>
        <w:jc w:val="both"/>
      </w:pPr>
      <w:r>
        <w:t xml:space="preserve">To check/modify </w:t>
      </w:r>
      <w:r w:rsidR="00DF4CD8">
        <w:t xml:space="preserve">specific display attribute first select </w:t>
      </w:r>
      <w:r w:rsidR="00DF4CD8" w:rsidRPr="00DF4CD8">
        <w:rPr>
          <w:b/>
          <w:i/>
        </w:rPr>
        <w:t>Display Item</w:t>
      </w:r>
      <w:r w:rsidR="009D0BCF">
        <w:rPr>
          <w:b/>
          <w:i/>
        </w:rPr>
        <w:t>s</w:t>
      </w:r>
      <w:r w:rsidR="00DF4CD8">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7A68E6" w:rsidP="00A07EA9">
      <w:pPr>
        <w:pStyle w:val="Heading3"/>
        <w:jc w:val="center"/>
      </w:pPr>
      <w:bookmarkStart w:id="88" w:name="_Toc341724366"/>
      <w:bookmarkStart w:id="89" w:name="_Toc341726222"/>
      <w:r>
        <w:rPr>
          <w:i/>
          <w:iCs/>
          <w:noProof/>
          <w:color w:val="808080" w:themeColor="text1" w:themeTint="7F"/>
        </w:rPr>
        <w:lastRenderedPageBreak/>
        <w:drawing>
          <wp:inline distT="0" distB="0" distL="0" distR="0">
            <wp:extent cx="3717925" cy="6478270"/>
            <wp:effectExtent l="0" t="0" r="0" b="0"/>
            <wp:docPr id="43" name="Picture 43" descr="C:\Users\CAAS\Desktop\Release\Display Attibu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AS\Desktop\Release\Display Attibutes.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7925" cy="6478270"/>
                    </a:xfrm>
                    <a:prstGeom prst="rect">
                      <a:avLst/>
                    </a:prstGeom>
                    <a:noFill/>
                    <a:ln>
                      <a:noFill/>
                    </a:ln>
                  </pic:spPr>
                </pic:pic>
              </a:graphicData>
            </a:graphic>
          </wp:inline>
        </w:drawing>
      </w:r>
      <w:bookmarkEnd w:id="88"/>
      <w:bookmarkEnd w:id="89"/>
    </w:p>
    <w:p w:rsidR="008250F8" w:rsidRPr="008250F8" w:rsidRDefault="00A77D91" w:rsidP="00A07EA9">
      <w:pPr>
        <w:pStyle w:val="Heading3"/>
        <w:jc w:val="center"/>
      </w:pPr>
      <w:bookmarkStart w:id="90" w:name="_Toc336514079"/>
      <w:bookmarkStart w:id="91" w:name="_Toc341726223"/>
      <w:r>
        <w:t>Figure 1</w:t>
      </w:r>
      <w:r w:rsidR="0099247A">
        <w:t>7</w:t>
      </w:r>
      <w:r w:rsidR="008250F8">
        <w:t>: Display Attributes</w:t>
      </w:r>
      <w:bookmarkEnd w:id="90"/>
      <w:bookmarkEnd w:id="91"/>
    </w:p>
    <w:p w:rsidR="00C504D9" w:rsidRPr="007141FD" w:rsidRDefault="009D0BCF" w:rsidP="007141FD">
      <w:pPr>
        <w:ind w:firstLine="720"/>
      </w:pPr>
      <w:r>
        <w:t>Display attributes window is accessed by the right button mouse click from the Display Window that then provides the option to open up the Display Item</w:t>
      </w:r>
      <w:r w:rsidR="007141FD">
        <w:t>.</w:t>
      </w:r>
    </w:p>
    <w:p w:rsidR="00091878" w:rsidRDefault="00091878" w:rsidP="000E0490">
      <w:pPr>
        <w:pStyle w:val="Heading1"/>
        <w:jc w:val="center"/>
        <w:rPr>
          <w:b w:val="0"/>
        </w:rPr>
      </w:pPr>
    </w:p>
    <w:p w:rsidR="00DF4CD8" w:rsidRDefault="00DF4CD8" w:rsidP="000E0490">
      <w:pPr>
        <w:pStyle w:val="Heading1"/>
        <w:jc w:val="center"/>
        <w:rPr>
          <w:b w:val="0"/>
        </w:rPr>
      </w:pPr>
      <w:bookmarkStart w:id="92" w:name="_Toc341726224"/>
      <w:r w:rsidRPr="00272081">
        <w:rPr>
          <w:b w:val="0"/>
        </w:rPr>
        <w:t>Display Items</w:t>
      </w:r>
      <w:bookmarkEnd w:id="92"/>
    </w:p>
    <w:p w:rsidR="008D2D80" w:rsidRDefault="008D2D80" w:rsidP="00AC47BC">
      <w:pPr>
        <w:spacing w:after="0"/>
        <w:outlineLvl w:val="0"/>
      </w:pPr>
    </w:p>
    <w:p w:rsidR="009C5DE0" w:rsidRDefault="007A68E6" w:rsidP="00285220">
      <w:pPr>
        <w:pStyle w:val="Heading3"/>
        <w:jc w:val="center"/>
      </w:pPr>
      <w:bookmarkStart w:id="93" w:name="_Toc341724369"/>
      <w:bookmarkStart w:id="94" w:name="_Toc341726225"/>
      <w:r>
        <w:rPr>
          <w:i/>
          <w:iCs/>
          <w:noProof/>
          <w:color w:val="808080" w:themeColor="text1" w:themeTint="7F"/>
        </w:rPr>
        <w:drawing>
          <wp:inline distT="0" distB="0" distL="0" distR="0">
            <wp:extent cx="1035050" cy="1457960"/>
            <wp:effectExtent l="0" t="0" r="0" b="0"/>
            <wp:docPr id="44" name="Picture 44" descr="C:\Users\CAAS\Desktop\ScreenHunter_36 Nov. 18 1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AS\Desktop\ScreenHunter_36 Nov. 18 16.18.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35050" cy="1457960"/>
                    </a:xfrm>
                    <a:prstGeom prst="rect">
                      <a:avLst/>
                    </a:prstGeom>
                    <a:noFill/>
                    <a:ln>
                      <a:noFill/>
                    </a:ln>
                  </pic:spPr>
                </pic:pic>
              </a:graphicData>
            </a:graphic>
          </wp:inline>
        </w:drawing>
      </w:r>
      <w:bookmarkEnd w:id="93"/>
      <w:bookmarkEnd w:id="94"/>
    </w:p>
    <w:p w:rsidR="009A0021" w:rsidRDefault="005F48DF" w:rsidP="00285220">
      <w:pPr>
        <w:pStyle w:val="Heading3"/>
        <w:jc w:val="center"/>
      </w:pPr>
      <w:bookmarkStart w:id="95" w:name="_Toc336514080"/>
      <w:bookmarkStart w:id="96" w:name="_Toc341726226"/>
      <w:r>
        <w:t>Figure 1</w:t>
      </w:r>
      <w:r w:rsidR="0099247A">
        <w:t>8</w:t>
      </w:r>
      <w:r w:rsidR="009C5DE0">
        <w:t>: Display Items</w:t>
      </w:r>
      <w:bookmarkEnd w:id="95"/>
      <w:bookmarkEnd w:id="96"/>
    </w:p>
    <w:p w:rsidR="009C5DE0" w:rsidRDefault="009C5DE0" w:rsidP="009A0021">
      <w:pPr>
        <w:spacing w:after="0"/>
      </w:pPr>
    </w:p>
    <w:p w:rsidR="000F7455" w:rsidRPr="00321713" w:rsidRDefault="005B5330">
      <w:r>
        <w:t>Display Item</w:t>
      </w:r>
      <w:r w:rsidR="009D0BCF">
        <w:t xml:space="preserve">s option </w:t>
      </w:r>
      <w:r w:rsidR="00AC47BC">
        <w:t>provides a simple way to dynamically enable/disable specific data item on the display. The selection gets saved between application sessions.</w:t>
      </w:r>
    </w:p>
    <w:p w:rsidR="004A5145" w:rsidRDefault="00870C75" w:rsidP="00EF6019">
      <w:pPr>
        <w:pStyle w:val="Heading1"/>
        <w:jc w:val="center"/>
        <w:rPr>
          <w:b w:val="0"/>
        </w:rPr>
      </w:pPr>
      <w:bookmarkStart w:id="97" w:name="_Toc341726227"/>
      <w:r w:rsidRPr="00272081">
        <w:rPr>
          <w:b w:val="0"/>
        </w:rPr>
        <w:t>Label Attributes</w:t>
      </w:r>
      <w:bookmarkEnd w:id="97"/>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w:t>
      </w:r>
      <w:r w:rsidR="002D288D">
        <w:t>the “Update” button</w:t>
      </w:r>
      <w:r w:rsidR="0081008A">
        <w:t xml:space="preserve">. </w:t>
      </w:r>
      <w:r w:rsidR="00E83B31">
        <w:t>Satisfactory</w:t>
      </w:r>
      <w:r w:rsidR="0081008A">
        <w:t xml:space="preserve"> selection </w:t>
      </w:r>
      <w:r w:rsidR="009D0BCF">
        <w:t xml:space="preserve">of </w:t>
      </w:r>
      <w:r w:rsidR="0081008A">
        <w:t xml:space="preserve">the settings can be saved using </w:t>
      </w:r>
      <w:r w:rsidR="009D0BCF">
        <w:t xml:space="preserve">the </w:t>
      </w:r>
      <w:r w:rsidR="0081008A">
        <w:t>“Save”</w:t>
      </w:r>
      <w:r w:rsidR="00066206">
        <w:t xml:space="preserve"> but</w:t>
      </w:r>
      <w:r w:rsidR="006C4349">
        <w:t>ton</w:t>
      </w:r>
      <w:r w:rsidR="009D0BCF">
        <w:t xml:space="preserve">, in which case </w:t>
      </w:r>
      <w:r w:rsidR="006C4349">
        <w:t xml:space="preserve">they </w:t>
      </w:r>
      <w:r w:rsidR="009D0BCF">
        <w:t xml:space="preserve">will </w:t>
      </w:r>
      <w:r w:rsidR="006C4349">
        <w:t>persist</w:t>
      </w:r>
      <w:r w:rsidR="00066206">
        <w:t xml:space="preserve"> between sessions.</w:t>
      </w:r>
    </w:p>
    <w:p w:rsidR="000F7455" w:rsidRPr="000F7455" w:rsidRDefault="000F7455" w:rsidP="000F7455">
      <w:pPr>
        <w:spacing w:after="0"/>
      </w:pPr>
    </w:p>
    <w:p w:rsidR="000F7455" w:rsidRDefault="00BD5D20" w:rsidP="001D5D74">
      <w:pPr>
        <w:pStyle w:val="Heading3"/>
        <w:jc w:val="center"/>
      </w:pPr>
      <w:bookmarkStart w:id="98" w:name="_Toc341724372"/>
      <w:bookmarkStart w:id="99" w:name="_Toc341726228"/>
      <w:r>
        <w:rPr>
          <w:i/>
          <w:iCs/>
          <w:noProof/>
          <w:color w:val="808080" w:themeColor="text1" w:themeTint="7F"/>
        </w:rPr>
        <w:lastRenderedPageBreak/>
        <w:drawing>
          <wp:inline distT="0" distB="0" distL="0" distR="0">
            <wp:extent cx="2415396" cy="3976778"/>
            <wp:effectExtent l="0" t="0" r="0" b="0"/>
            <wp:docPr id="45" name="Picture 45" descr="C:\Users\CAAS\Desktop\ScreenHunter_37 Nov. 18 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AS\Desktop\ScreenHunter_37 Nov. 18 16.19.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5540" cy="3977015"/>
                    </a:xfrm>
                    <a:prstGeom prst="rect">
                      <a:avLst/>
                    </a:prstGeom>
                    <a:noFill/>
                    <a:ln>
                      <a:noFill/>
                    </a:ln>
                  </pic:spPr>
                </pic:pic>
              </a:graphicData>
            </a:graphic>
          </wp:inline>
        </w:drawing>
      </w:r>
      <w:bookmarkEnd w:id="98"/>
      <w:bookmarkEnd w:id="99"/>
    </w:p>
    <w:p w:rsidR="00870C75" w:rsidRPr="00A60434" w:rsidRDefault="005F48DF" w:rsidP="00A60434">
      <w:pPr>
        <w:pStyle w:val="Heading3"/>
        <w:jc w:val="center"/>
      </w:pPr>
      <w:bookmarkStart w:id="100" w:name="_Toc336514081"/>
      <w:bookmarkStart w:id="101" w:name="_Toc341726229"/>
      <w:r>
        <w:t>Figure 1</w:t>
      </w:r>
      <w:r w:rsidR="0099247A">
        <w:t>9</w:t>
      </w:r>
      <w:r w:rsidR="000F7455">
        <w:t>: Label Attributes Picker</w:t>
      </w:r>
      <w:bookmarkEnd w:id="100"/>
      <w:bookmarkEnd w:id="101"/>
    </w:p>
    <w:p w:rsidR="00A60434" w:rsidRPr="00BC3120" w:rsidRDefault="00A60434" w:rsidP="00BC3120">
      <w:pPr>
        <w:pStyle w:val="Heading1"/>
        <w:jc w:val="center"/>
      </w:pPr>
      <w:bookmarkStart w:id="102" w:name="_Toc341726230"/>
      <w:r>
        <w:t>Choosing Category to Process</w:t>
      </w:r>
      <w:bookmarkEnd w:id="102"/>
    </w:p>
    <w:p w:rsidR="00577E5B" w:rsidRDefault="00577E5B" w:rsidP="00A60434"/>
    <w:p w:rsidR="00A60434" w:rsidRPr="00A60434" w:rsidRDefault="00BD5D20" w:rsidP="00A60434">
      <w:pPr>
        <w:jc w:val="center"/>
      </w:pPr>
      <w:r>
        <w:rPr>
          <w:noProof/>
        </w:rPr>
        <w:drawing>
          <wp:inline distT="0" distB="0" distL="0" distR="0">
            <wp:extent cx="1958340" cy="1932305"/>
            <wp:effectExtent l="0" t="0" r="0" b="0"/>
            <wp:docPr id="46" name="Picture 46" descr="C:\Users\CAAS\Desktop\Release\Category sel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AS\Desktop\Release\Category selector.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58340" cy="1932305"/>
                    </a:xfrm>
                    <a:prstGeom prst="rect">
                      <a:avLst/>
                    </a:prstGeom>
                    <a:noFill/>
                    <a:ln>
                      <a:noFill/>
                    </a:ln>
                  </pic:spPr>
                </pic:pic>
              </a:graphicData>
            </a:graphic>
          </wp:inline>
        </w:drawing>
      </w:r>
    </w:p>
    <w:p w:rsidR="00AC47BC" w:rsidRDefault="0099247A" w:rsidP="00D912B7">
      <w:pPr>
        <w:pStyle w:val="Heading3"/>
        <w:jc w:val="center"/>
      </w:pPr>
      <w:bookmarkStart w:id="103" w:name="_Toc336514082"/>
      <w:bookmarkStart w:id="104" w:name="_Toc341726231"/>
      <w:bookmarkStart w:id="105" w:name="_Toc334523368"/>
      <w:r>
        <w:t>Figure 20</w:t>
      </w:r>
      <w:r w:rsidR="000178C9">
        <w:t>: Category decoder selector</w:t>
      </w:r>
      <w:bookmarkEnd w:id="103"/>
      <w:bookmarkEnd w:id="104"/>
    </w:p>
    <w:p w:rsidR="00BC3120" w:rsidRPr="00BC3120" w:rsidRDefault="00BC3120" w:rsidP="00BC3120"/>
    <w:p w:rsidR="0097023F" w:rsidRDefault="00AC47BC" w:rsidP="00D912B7">
      <w:pPr>
        <w:ind w:firstLine="720"/>
      </w:pPr>
      <w:r>
        <w:t xml:space="preserve">This option </w:t>
      </w:r>
      <w:r w:rsidR="00FF1A36">
        <w:t>allows the user to choose what</w:t>
      </w:r>
      <w:r w:rsidR="00B25D16">
        <w:t xml:space="preserve"> </w:t>
      </w:r>
      <w:r>
        <w:t>ASTERIX Category to process</w:t>
      </w:r>
      <w:r w:rsidR="00321713">
        <w:t xml:space="preserve"> and </w:t>
      </w:r>
      <w:r w:rsidR="00FF1A36">
        <w:t>what</w:t>
      </w:r>
      <w:r w:rsidR="00321713">
        <w:t xml:space="preserve"> to ignore.</w:t>
      </w:r>
    </w:p>
    <w:p w:rsidR="000C4CD0" w:rsidRPr="00D912B7" w:rsidRDefault="000C4CD0" w:rsidP="00D912B7">
      <w:pPr>
        <w:pStyle w:val="Heading1"/>
        <w:jc w:val="center"/>
      </w:pPr>
      <w:bookmarkStart w:id="106" w:name="_Toc341726232"/>
      <w:r>
        <w:lastRenderedPageBreak/>
        <w:t>ASTERIX Recording</w:t>
      </w:r>
      <w:r w:rsidR="005E4F22">
        <w:t xml:space="preserve"> &amp; Forwarding</w:t>
      </w:r>
      <w:bookmarkEnd w:id="106"/>
    </w:p>
    <w:p w:rsidR="000C4CD0" w:rsidRPr="000C4CD0" w:rsidRDefault="000C4CD0" w:rsidP="000C4CD0"/>
    <w:p w:rsidR="000C4CD0" w:rsidRDefault="00BD5D20" w:rsidP="00AC3693">
      <w:pPr>
        <w:jc w:val="center"/>
      </w:pPr>
      <w:r>
        <w:rPr>
          <w:noProof/>
        </w:rPr>
        <w:drawing>
          <wp:inline distT="0" distB="0" distL="0" distR="0">
            <wp:extent cx="6849373" cy="2777356"/>
            <wp:effectExtent l="0" t="0" r="0" b="0"/>
            <wp:docPr id="47" name="Picture 47" descr="C:\Users\CAAS\Desktop\Release\Record and For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AS\Desktop\Release\Record and Forward.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49704" cy="2777490"/>
                    </a:xfrm>
                    <a:prstGeom prst="rect">
                      <a:avLst/>
                    </a:prstGeom>
                    <a:noFill/>
                    <a:ln>
                      <a:noFill/>
                    </a:ln>
                  </pic:spPr>
                </pic:pic>
              </a:graphicData>
            </a:graphic>
          </wp:inline>
        </w:drawing>
      </w:r>
    </w:p>
    <w:p w:rsidR="000C4CD0" w:rsidRDefault="0099247A" w:rsidP="004319B9">
      <w:pPr>
        <w:pStyle w:val="Heading3"/>
        <w:jc w:val="center"/>
      </w:pPr>
      <w:bookmarkStart w:id="107" w:name="_Toc341726233"/>
      <w:r>
        <w:t>Figure 21</w:t>
      </w:r>
      <w:r w:rsidR="004319B9">
        <w:t>: Data Recording and Forwarding</w:t>
      </w:r>
      <w:bookmarkEnd w:id="107"/>
      <w:r w:rsidR="004319B9">
        <w:t xml:space="preserve"> </w:t>
      </w:r>
    </w:p>
    <w:p w:rsidR="005F7E3C" w:rsidRPr="005F7E3C" w:rsidRDefault="005F7E3C" w:rsidP="000C4CD0">
      <w:pPr>
        <w:rPr>
          <w:b/>
        </w:rPr>
      </w:pPr>
      <w:r w:rsidRPr="005F7E3C">
        <w:rPr>
          <w:b/>
        </w:rPr>
        <w:t>Recording</w:t>
      </w:r>
    </w:p>
    <w:p w:rsidR="005F7E3C" w:rsidRDefault="00B25D16" w:rsidP="0056394C">
      <w:pPr>
        <w:ind w:firstLine="720"/>
      </w:pPr>
      <w:r>
        <w:t>This function p</w:t>
      </w:r>
      <w:r w:rsidR="005F7E3C">
        <w:t xml:space="preserve">rovides </w:t>
      </w:r>
      <w:r>
        <w:t xml:space="preserve">the </w:t>
      </w:r>
      <w:r w:rsidR="005E4F22">
        <w:t xml:space="preserve">capability to record up to 5 data streams </w:t>
      </w:r>
      <w:r w:rsidR="00E83B31">
        <w:t>plus</w:t>
      </w:r>
      <w:r>
        <w:t xml:space="preserve"> of</w:t>
      </w:r>
      <w:r w:rsidR="005E4F22">
        <w:t xml:space="preserve"> one that can be enabled from the Main Window. The data is stored in the destination directory</w:t>
      </w:r>
      <w:r>
        <w:t>. The recorded data file has</w:t>
      </w:r>
      <w:r w:rsidR="005E4F22">
        <w:t xml:space="preserve"> the </w:t>
      </w:r>
      <w:r w:rsidR="00577E5B">
        <w:t xml:space="preserve">same </w:t>
      </w:r>
      <w:r w:rsidR="005E4F22">
        <w:t xml:space="preserve">file name </w:t>
      </w:r>
      <w:r w:rsidR="00577E5B">
        <w:t>as</w:t>
      </w:r>
      <w:r w:rsidR="005E4F22">
        <w:t xml:space="preserve"> </w:t>
      </w:r>
      <w:r>
        <w:t>was entered</w:t>
      </w:r>
      <w:r w:rsidR="005E4F22">
        <w:t xml:space="preserve"> during the </w:t>
      </w:r>
      <w:r w:rsidR="00E83B31">
        <w:t>configuration;</w:t>
      </w:r>
      <w:r>
        <w:t xml:space="preserve"> it is </w:t>
      </w:r>
      <w:r w:rsidR="005E4F22">
        <w:t xml:space="preserve">appended with the recording start date and time. The data is recorded </w:t>
      </w:r>
      <w:r w:rsidR="00577E5B">
        <w:t xml:space="preserve">either in the raw format that later </w:t>
      </w:r>
      <w:r w:rsidR="005E4F22">
        <w:t>can be imported and analyzed/visualized via Local or Google Earth display</w:t>
      </w:r>
      <w:r>
        <w:t>,</w:t>
      </w:r>
      <w:r w:rsidR="0056394C">
        <w:t xml:space="preserve"> or in replay format to be used for Replaying. Note that Raw </w:t>
      </w:r>
      <w:r w:rsidR="005E4F22">
        <w:t xml:space="preserve">recording can be opened </w:t>
      </w:r>
      <w:r>
        <w:t xml:space="preserve">with </w:t>
      </w:r>
      <w:r w:rsidR="005E4F22">
        <w:t>the Asterix Inspector (</w:t>
      </w:r>
      <w:hyperlink r:id="rId34" w:history="1">
        <w:r w:rsidR="005E4F22" w:rsidRPr="002A2BB5">
          <w:rPr>
            <w:rStyle w:val="Hyperlink"/>
          </w:rPr>
          <w:t>http://sourceforge.net/projects/asterix/?source=directory</w:t>
        </w:r>
      </w:hyperlink>
      <w:r w:rsidR="005E4F22">
        <w:t>)</w:t>
      </w:r>
    </w:p>
    <w:p w:rsidR="000C4CD0" w:rsidRPr="005F7E3C" w:rsidRDefault="005F7E3C" w:rsidP="000C4CD0">
      <w:pPr>
        <w:rPr>
          <w:b/>
        </w:rPr>
      </w:pPr>
      <w:r w:rsidRPr="005F7E3C">
        <w:rPr>
          <w:b/>
        </w:rPr>
        <w:t>Forwarding</w:t>
      </w:r>
    </w:p>
    <w:p w:rsidR="000C4CD0" w:rsidRPr="000C4CD0" w:rsidRDefault="005F7E3C" w:rsidP="00C615DE">
      <w:r>
        <w:tab/>
      </w:r>
      <w:r w:rsidR="00B25D16">
        <w:t>This function p</w:t>
      </w:r>
      <w:r>
        <w:t>rovides</w:t>
      </w:r>
      <w:r w:rsidR="00B25D16">
        <w:t xml:space="preserve"> the</w:t>
      </w:r>
      <w:r w:rsidR="00E83B31">
        <w:t xml:space="preserve"> </w:t>
      </w:r>
      <w:r>
        <w:t>capability to forward up to 5 data streams to a different network interface or IP address/port.</w:t>
      </w:r>
    </w:p>
    <w:p w:rsidR="0056394C" w:rsidRDefault="0056394C">
      <w:pPr>
        <w:rPr>
          <w:rFonts w:asciiTheme="majorHAnsi" w:eastAsiaTheme="majorEastAsia" w:hAnsiTheme="majorHAnsi" w:cstheme="majorBidi"/>
          <w:b/>
          <w:bCs/>
          <w:color w:val="365F91" w:themeColor="accent1" w:themeShade="BF"/>
          <w:sz w:val="28"/>
          <w:szCs w:val="28"/>
        </w:rPr>
      </w:pPr>
      <w:r>
        <w:br w:type="page"/>
      </w:r>
    </w:p>
    <w:p w:rsidR="0056394C" w:rsidRDefault="0056394C" w:rsidP="0035674D">
      <w:pPr>
        <w:pStyle w:val="Heading1"/>
        <w:jc w:val="center"/>
      </w:pPr>
    </w:p>
    <w:p w:rsidR="00A22BBE" w:rsidRDefault="00EE2383" w:rsidP="0035674D">
      <w:pPr>
        <w:pStyle w:val="Heading1"/>
        <w:jc w:val="center"/>
      </w:pPr>
      <w:bookmarkStart w:id="108" w:name="_Toc341726234"/>
      <w:r>
        <w:t xml:space="preserve">ASTERIX </w:t>
      </w:r>
      <w:r w:rsidR="00A22BBE">
        <w:t>Replay</w:t>
      </w:r>
      <w:bookmarkEnd w:id="108"/>
    </w:p>
    <w:p w:rsidR="00427DCA" w:rsidRDefault="00427DCA" w:rsidP="00427DCA"/>
    <w:p w:rsidR="005D0A15" w:rsidRDefault="008E11EC" w:rsidP="005D0A15">
      <w:pPr>
        <w:jc w:val="center"/>
      </w:pPr>
      <w:r>
        <w:rPr>
          <w:noProof/>
        </w:rPr>
        <w:drawing>
          <wp:inline distT="0" distB="0" distL="0" distR="0">
            <wp:extent cx="3502025" cy="2855595"/>
            <wp:effectExtent l="0" t="0" r="0" b="0"/>
            <wp:docPr id="48" name="Picture 48" descr="C:\Users\CAAS\Desktop\Release\Re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AS\Desktop\Release\Replay.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02025" cy="2855595"/>
                    </a:xfrm>
                    <a:prstGeom prst="rect">
                      <a:avLst/>
                    </a:prstGeom>
                    <a:noFill/>
                    <a:ln>
                      <a:noFill/>
                    </a:ln>
                  </pic:spPr>
                </pic:pic>
              </a:graphicData>
            </a:graphic>
          </wp:inline>
        </w:drawing>
      </w:r>
    </w:p>
    <w:p w:rsidR="0099247A" w:rsidRDefault="0099247A" w:rsidP="0099247A">
      <w:pPr>
        <w:pStyle w:val="Heading3"/>
        <w:jc w:val="center"/>
      </w:pPr>
      <w:bookmarkStart w:id="109" w:name="_Toc341726235"/>
      <w:r>
        <w:t>Figure 22</w:t>
      </w:r>
      <w:r w:rsidR="005D0A15">
        <w:t>: ASTERIX Replay</w:t>
      </w:r>
      <w:bookmarkEnd w:id="109"/>
    </w:p>
    <w:p w:rsidR="0099247A" w:rsidRPr="00427DCA" w:rsidRDefault="0099247A" w:rsidP="0099247A">
      <w:pPr>
        <w:jc w:val="center"/>
      </w:pPr>
    </w:p>
    <w:p w:rsidR="00EB4DE1" w:rsidRPr="00A22BBE" w:rsidRDefault="00C64E9D" w:rsidP="00A22BBE">
      <w:r>
        <w:tab/>
      </w:r>
      <w:r w:rsidR="00B25D16">
        <w:t xml:space="preserve">The </w:t>
      </w:r>
      <w:r>
        <w:t xml:space="preserve">Replay function requires an ASTERIX recording (xxx.rply) file that can be recorded using </w:t>
      </w:r>
      <w:r w:rsidR="00062566">
        <w:t xml:space="preserve">the </w:t>
      </w:r>
      <w:r>
        <w:t>built in Recorder</w:t>
      </w:r>
      <w:r w:rsidR="00B25D16">
        <w:t>. It also requires</w:t>
      </w:r>
      <w:r>
        <w:t xml:space="preserve"> selecting </w:t>
      </w:r>
      <w:r w:rsidR="00427DCA">
        <w:t>an appropriate option. To start Replay it is necessary to define network interface, multicast address and port number and lastly to select recoding</w:t>
      </w:r>
      <w:r w:rsidR="00062566">
        <w:t xml:space="preserve"> file</w:t>
      </w:r>
      <w:r w:rsidR="00427DCA">
        <w:t>. By default the recording is done at the same speed as the original data stream but it is possible to dynamically adjust recoding speed to up to 10 times fas</w:t>
      </w:r>
      <w:r w:rsidR="006B7494">
        <w:t>ter. It is also possible to pause</w:t>
      </w:r>
      <w:r w:rsidR="00427DCA">
        <w:t xml:space="preserve"> and resume replay. </w:t>
      </w:r>
    </w:p>
    <w:p w:rsidR="00427DCA" w:rsidRPr="00BC3120" w:rsidRDefault="00226232" w:rsidP="00BC3120">
      <w:pPr>
        <w:pStyle w:val="Heading1"/>
        <w:jc w:val="center"/>
      </w:pPr>
      <w:bookmarkStart w:id="110" w:name="_Toc341726236"/>
      <w:r>
        <w:t>“Replay” to “Raw”</w:t>
      </w:r>
      <w:bookmarkEnd w:id="110"/>
    </w:p>
    <w:p w:rsidR="00226232" w:rsidRDefault="00226232" w:rsidP="00226232"/>
    <w:p w:rsidR="00EB4DE1" w:rsidRDefault="000654AB" w:rsidP="00EB4DE1">
      <w:pPr>
        <w:jc w:val="center"/>
      </w:pPr>
      <w:r>
        <w:rPr>
          <w:noProof/>
        </w:rPr>
        <w:drawing>
          <wp:inline distT="0" distB="0" distL="0" distR="0">
            <wp:extent cx="3605530" cy="707390"/>
            <wp:effectExtent l="0" t="0" r="0" b="0"/>
            <wp:docPr id="49" name="Picture 49" descr="C:\Users\CAAS\Desktop\Release\Replay to Raw form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AS\Desktop\Release\Replay to Raw format.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5530" cy="707390"/>
                    </a:xfrm>
                    <a:prstGeom prst="rect">
                      <a:avLst/>
                    </a:prstGeom>
                    <a:noFill/>
                    <a:ln>
                      <a:noFill/>
                    </a:ln>
                  </pic:spPr>
                </pic:pic>
              </a:graphicData>
            </a:graphic>
          </wp:inline>
        </w:drawing>
      </w:r>
    </w:p>
    <w:p w:rsidR="0099247A" w:rsidRDefault="0099247A" w:rsidP="0099247A">
      <w:pPr>
        <w:pStyle w:val="Heading3"/>
        <w:jc w:val="center"/>
      </w:pPr>
      <w:bookmarkStart w:id="111" w:name="_Toc341726237"/>
      <w:r>
        <w:t>Figure 23</w:t>
      </w:r>
      <w:r w:rsidR="00EB4DE1">
        <w:t>: Replay to Raw format</w:t>
      </w:r>
      <w:bookmarkEnd w:id="111"/>
    </w:p>
    <w:p w:rsidR="0099247A" w:rsidRDefault="0099247A" w:rsidP="0099247A">
      <w:pPr>
        <w:jc w:val="center"/>
      </w:pPr>
    </w:p>
    <w:p w:rsidR="00427DCA" w:rsidRDefault="00226232" w:rsidP="00103907">
      <w:r>
        <w:lastRenderedPageBreak/>
        <w:tab/>
        <w:t>This tool provides an option to</w:t>
      </w:r>
      <w:r w:rsidR="004A5271">
        <w:t xml:space="preserve"> convert ASTERIX “replay” recording to “raw” format. The tool </w:t>
      </w:r>
      <w:r>
        <w:t xml:space="preserve">removes </w:t>
      </w:r>
      <w:r w:rsidR="004A5271">
        <w:t xml:space="preserve">the </w:t>
      </w:r>
      <w:r>
        <w:t>proprietary headers from the data blocks so the file can be either imported “at once” or used with other ASTERIX tools that support “raw” data formats.</w:t>
      </w:r>
    </w:p>
    <w:p w:rsidR="00EE7644" w:rsidRPr="001E2860" w:rsidRDefault="00EE7644" w:rsidP="001E2860">
      <w:pPr>
        <w:pStyle w:val="Heading1"/>
        <w:jc w:val="center"/>
      </w:pPr>
      <w:bookmarkStart w:id="112" w:name="_Toc341726238"/>
      <w:r>
        <w:t xml:space="preserve">System </w:t>
      </w:r>
      <w:r w:rsidR="00946BE0">
        <w:t xml:space="preserve">Configuration and </w:t>
      </w:r>
      <w:r>
        <w:t>Status</w:t>
      </w:r>
      <w:bookmarkEnd w:id="112"/>
    </w:p>
    <w:p w:rsidR="00EE7644" w:rsidRDefault="00EE7644" w:rsidP="00EE7644"/>
    <w:p w:rsidR="00EE7644" w:rsidRPr="00EE7644" w:rsidRDefault="00D13995" w:rsidP="00916029">
      <w:pPr>
        <w:jc w:val="center"/>
      </w:pPr>
      <w:r>
        <w:rPr>
          <w:noProof/>
        </w:rPr>
        <w:drawing>
          <wp:inline distT="0" distB="0" distL="0" distR="0">
            <wp:extent cx="6443980" cy="2837815"/>
            <wp:effectExtent l="0" t="0" r="0" b="0"/>
            <wp:docPr id="52" name="Picture 52" descr="C:\Users\CAAS\Desk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AS\Desktop\Desktop.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43980" cy="2837815"/>
                    </a:xfrm>
                    <a:prstGeom prst="rect">
                      <a:avLst/>
                    </a:prstGeom>
                    <a:noFill/>
                    <a:ln>
                      <a:noFill/>
                    </a:ln>
                  </pic:spPr>
                </pic:pic>
              </a:graphicData>
            </a:graphic>
          </wp:inline>
        </w:drawing>
      </w:r>
    </w:p>
    <w:p w:rsidR="00916029" w:rsidRDefault="00916029" w:rsidP="00EE7644">
      <w:pPr>
        <w:autoSpaceDE w:val="0"/>
        <w:autoSpaceDN w:val="0"/>
        <w:adjustRightInd w:val="0"/>
        <w:spacing w:after="0" w:line="240" w:lineRule="auto"/>
        <w:ind w:firstLine="720"/>
      </w:pPr>
    </w:p>
    <w:p w:rsidR="00916029" w:rsidRDefault="00916029" w:rsidP="00916029">
      <w:pPr>
        <w:pStyle w:val="Heading3"/>
        <w:jc w:val="center"/>
      </w:pPr>
      <w:bookmarkStart w:id="113" w:name="_Toc341726239"/>
      <w:r>
        <w:t>Figure 24: Three screen shoots of System Status Display (GO, History and Data Loss)</w:t>
      </w:r>
      <w:bookmarkEnd w:id="113"/>
    </w:p>
    <w:p w:rsidR="00916029" w:rsidRDefault="00916029" w:rsidP="00916029">
      <w:pPr>
        <w:pStyle w:val="Heading3"/>
        <w:jc w:val="center"/>
      </w:pPr>
    </w:p>
    <w:p w:rsidR="00EE7644" w:rsidRPr="00BE4C20" w:rsidRDefault="00EE7644" w:rsidP="00BE4C20">
      <w:pPr>
        <w:autoSpaceDE w:val="0"/>
        <w:autoSpaceDN w:val="0"/>
        <w:adjustRightInd w:val="0"/>
        <w:spacing w:after="0" w:line="240" w:lineRule="auto"/>
        <w:ind w:firstLine="720"/>
        <w:rPr>
          <w:rFonts w:ascii="Consolas" w:hAnsi="Consolas" w:cs="Consolas"/>
          <w:color w:val="008000"/>
          <w:sz w:val="19"/>
          <w:szCs w:val="19"/>
        </w:rPr>
      </w:pPr>
      <w:r>
        <w:t>System status is based on CAT034/I050 (</w:t>
      </w:r>
      <w:r w:rsidRPr="00EE7644">
        <w:rPr>
          <w:rFonts w:cs="Consolas"/>
        </w:rPr>
        <w:t>System Configuration and Status</w:t>
      </w:r>
      <w:r>
        <w:rPr>
          <w:rFonts w:cs="Consolas"/>
        </w:rPr>
        <w:t xml:space="preserve">) data. It constantly monitors the message and anytime a change in a single data item is detected it is logged with a timestamp in the dedicated place. This way it is possible to list all status and configuration events since the last time they are acknowledged by the provided button. System critical events in the case of failure are marked in </w:t>
      </w:r>
      <w:r w:rsidRPr="00EE7644">
        <w:rPr>
          <w:rFonts w:cs="Consolas"/>
          <w:highlight w:val="red"/>
        </w:rPr>
        <w:t>red</w:t>
      </w:r>
      <w:r>
        <w:rPr>
          <w:rFonts w:cs="Consolas"/>
        </w:rPr>
        <w:t xml:space="preserve"> while fail condition is present. Once </w:t>
      </w:r>
      <w:r w:rsidR="00397362">
        <w:rPr>
          <w:rFonts w:cs="Consolas"/>
        </w:rPr>
        <w:t xml:space="preserve">NOGO event transitions GO </w:t>
      </w:r>
      <w:r>
        <w:rPr>
          <w:rFonts w:cs="Consolas"/>
        </w:rPr>
        <w:t xml:space="preserve">it marked in </w:t>
      </w:r>
      <w:r w:rsidRPr="00EE7644">
        <w:rPr>
          <w:rFonts w:cs="Consolas"/>
          <w:highlight w:val="green"/>
        </w:rPr>
        <w:t>Green</w:t>
      </w:r>
      <w:r>
        <w:rPr>
          <w:rFonts w:cs="Consolas"/>
        </w:rPr>
        <w:t xml:space="preserve">. </w:t>
      </w:r>
    </w:p>
    <w:p w:rsidR="007A2595" w:rsidRDefault="007A2595">
      <w:pPr>
        <w:rPr>
          <w:rFonts w:asciiTheme="majorHAnsi" w:eastAsiaTheme="majorEastAsia" w:hAnsiTheme="majorHAnsi" w:cstheme="majorBidi"/>
          <w:b/>
          <w:bCs/>
          <w:color w:val="365F91" w:themeColor="accent1" w:themeShade="BF"/>
          <w:sz w:val="28"/>
          <w:szCs w:val="28"/>
        </w:rPr>
      </w:pPr>
      <w:r>
        <w:br w:type="page"/>
      </w:r>
    </w:p>
    <w:p w:rsidR="007A2595" w:rsidRDefault="007A2595" w:rsidP="0035674D">
      <w:pPr>
        <w:pStyle w:val="Heading1"/>
        <w:jc w:val="center"/>
      </w:pPr>
      <w:bookmarkStart w:id="114" w:name="_Toc341726240"/>
      <w:r>
        <w:lastRenderedPageBreak/>
        <w:t>Miscellaneous Settings</w:t>
      </w:r>
      <w:bookmarkEnd w:id="114"/>
    </w:p>
    <w:p w:rsidR="007A2595" w:rsidRDefault="007A2595" w:rsidP="007A2595"/>
    <w:p w:rsidR="00462FE4" w:rsidRDefault="00462FE4" w:rsidP="00462FE4">
      <w:pPr>
        <w:pStyle w:val="ListParagraph"/>
        <w:numPr>
          <w:ilvl w:val="0"/>
          <w:numId w:val="24"/>
        </w:numPr>
      </w:pPr>
      <w:r>
        <w:t>“Display Mode C as FL” if checked off then displays Mode C exactly as received from the sensor.</w:t>
      </w:r>
    </w:p>
    <w:p w:rsidR="00462FE4" w:rsidRPr="007A2595" w:rsidRDefault="00462FE4" w:rsidP="00462FE4">
      <w:pPr>
        <w:pStyle w:val="ListParagraph"/>
        <w:numPr>
          <w:ilvl w:val="0"/>
          <w:numId w:val="24"/>
        </w:numPr>
      </w:pPr>
      <w:r>
        <w:t>“Display position in decimals” if checked then LAT/LNG of the mouse position is displayed in decimal degrees format.</w:t>
      </w:r>
    </w:p>
    <w:p w:rsidR="007A2595" w:rsidRDefault="00E90A35" w:rsidP="007A2595">
      <w:pPr>
        <w:jc w:val="center"/>
      </w:pPr>
      <w:r>
        <w:rPr>
          <w:noProof/>
        </w:rPr>
        <w:drawing>
          <wp:inline distT="0" distB="0" distL="0" distR="0">
            <wp:extent cx="1880558" cy="905774"/>
            <wp:effectExtent l="0" t="0" r="0" b="0"/>
            <wp:docPr id="50" name="Picture 50" descr="C:\Users\CAAS\Desktop\Release\Misc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AS\Desktop\Release\Misc Settings.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80519" cy="905755"/>
                    </a:xfrm>
                    <a:prstGeom prst="rect">
                      <a:avLst/>
                    </a:prstGeom>
                    <a:noFill/>
                    <a:ln>
                      <a:noFill/>
                    </a:ln>
                  </pic:spPr>
                </pic:pic>
              </a:graphicData>
            </a:graphic>
          </wp:inline>
        </w:drawing>
      </w:r>
    </w:p>
    <w:p w:rsidR="007A2595" w:rsidRDefault="007A2595" w:rsidP="007A2595">
      <w:pPr>
        <w:pStyle w:val="Heading3"/>
        <w:jc w:val="center"/>
      </w:pPr>
      <w:bookmarkStart w:id="115" w:name="_Toc341726241"/>
      <w:r>
        <w:t>Figure 25: Miscellaneous Settings</w:t>
      </w:r>
      <w:bookmarkEnd w:id="115"/>
    </w:p>
    <w:p w:rsidR="00C504D9" w:rsidRDefault="007A2595" w:rsidP="0035674D">
      <w:pPr>
        <w:pStyle w:val="Heading1"/>
        <w:jc w:val="center"/>
      </w:pPr>
      <w:bookmarkStart w:id="116" w:name="_Toc341726242"/>
      <w:r>
        <w:t>I</w:t>
      </w:r>
      <w:r w:rsidR="00C504D9">
        <w:t>mplemented Decoders (so far)</w:t>
      </w:r>
      <w:bookmarkEnd w:id="116"/>
    </w:p>
    <w:p w:rsidR="0035674D" w:rsidRPr="0035674D" w:rsidRDefault="0035674D" w:rsidP="0035674D"/>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020 Target Report Descriptor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Measured Position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070 Mode-3/A Code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Mode-C Code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Period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020 Target Report Descriptor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Measured Position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070 Mode-3/A Code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FF41D9" w:rsidRPr="00776422" w:rsidRDefault="00FF41D9" w:rsidP="00FF41D9">
      <w:pPr>
        <w:autoSpaceDE w:val="0"/>
        <w:autoSpaceDN w:val="0"/>
        <w:adjustRightInd w:val="0"/>
        <w:spacing w:after="0" w:line="240" w:lineRule="auto"/>
        <w:ind w:left="2160" w:firstLine="720"/>
        <w:rPr>
          <w:rFonts w:cs="Consolas"/>
        </w:rPr>
      </w:pPr>
      <w:r w:rsidRPr="00776422">
        <w:rPr>
          <w:rFonts w:cs="Consolas"/>
        </w:rPr>
        <w:t>250 Mode-S MB</w:t>
      </w:r>
    </w:p>
    <w:p w:rsidR="00FF41D9" w:rsidRPr="00776422" w:rsidRDefault="00FF41D9" w:rsidP="00FF41D9">
      <w:pPr>
        <w:autoSpaceDE w:val="0"/>
        <w:autoSpaceDN w:val="0"/>
        <w:adjustRightInd w:val="0"/>
        <w:spacing w:after="0" w:line="240" w:lineRule="auto"/>
        <w:rPr>
          <w:rFonts w:cs="Consolas"/>
        </w:rPr>
      </w:pPr>
      <w:r w:rsidRPr="00776422">
        <w:rPr>
          <w:rFonts w:cs="Consolas"/>
        </w:rPr>
        <w:tab/>
      </w:r>
      <w:r w:rsidRPr="00776422">
        <w:rPr>
          <w:rFonts w:cs="Consolas"/>
        </w:rPr>
        <w:tab/>
      </w:r>
      <w:r w:rsidRPr="00776422">
        <w:rPr>
          <w:rFonts w:cs="Consolas"/>
        </w:rPr>
        <w:tab/>
      </w:r>
      <w:r w:rsidRPr="00776422">
        <w:rPr>
          <w:rFonts w:cs="Consolas"/>
        </w:rPr>
        <w:tab/>
      </w:r>
      <w:r w:rsidRPr="00776422">
        <w:rPr>
          <w:rFonts w:cs="Consolas"/>
        </w:rPr>
        <w:tab/>
        <w:t>BDS60 Heading and speed report</w:t>
      </w:r>
    </w:p>
    <w:p w:rsidR="00FF41D9" w:rsidRPr="00776422" w:rsidRDefault="00FF41D9" w:rsidP="00FF41D9">
      <w:pPr>
        <w:autoSpaceDE w:val="0"/>
        <w:autoSpaceDN w:val="0"/>
        <w:adjustRightInd w:val="0"/>
        <w:spacing w:after="0" w:line="240" w:lineRule="auto"/>
        <w:ind w:left="1440"/>
        <w:rPr>
          <w:rFonts w:cs="Consolas"/>
        </w:rPr>
      </w:pPr>
      <w:r w:rsidRPr="00776422">
        <w:rPr>
          <w:rFonts w:cs="Consolas"/>
        </w:rPr>
        <w:tab/>
      </w:r>
      <w:r w:rsidRPr="00776422">
        <w:rPr>
          <w:rFonts w:cs="Consolas"/>
        </w:rPr>
        <w:tab/>
      </w:r>
      <w:r w:rsidRPr="00776422">
        <w:rPr>
          <w:rFonts w:cs="Consolas"/>
        </w:rPr>
        <w:tab/>
      </w:r>
      <w:r w:rsidRPr="00776422">
        <w:rPr>
          <w:rFonts w:cs="Consolas"/>
        </w:rPr>
        <w:tab/>
        <w:t>1. Magnetic Heading</w:t>
      </w:r>
    </w:p>
    <w:p w:rsidR="00FF41D9" w:rsidRPr="00776422" w:rsidRDefault="00FF41D9" w:rsidP="00FF41D9">
      <w:pPr>
        <w:autoSpaceDE w:val="0"/>
        <w:autoSpaceDN w:val="0"/>
        <w:adjustRightInd w:val="0"/>
        <w:spacing w:after="0" w:line="240" w:lineRule="auto"/>
        <w:ind w:left="1440"/>
        <w:rPr>
          <w:rFonts w:cs="Consolas"/>
        </w:rPr>
      </w:pPr>
      <w:r w:rsidRPr="00776422">
        <w:rPr>
          <w:rFonts w:cs="Consolas"/>
        </w:rPr>
        <w:tab/>
      </w:r>
      <w:r w:rsidRPr="00776422">
        <w:rPr>
          <w:rFonts w:cs="Consolas"/>
        </w:rPr>
        <w:tab/>
      </w:r>
      <w:r w:rsidRPr="00776422">
        <w:rPr>
          <w:rFonts w:cs="Consolas"/>
        </w:rPr>
        <w:tab/>
      </w:r>
      <w:r w:rsidRPr="00776422">
        <w:rPr>
          <w:rFonts w:cs="Consolas"/>
        </w:rPr>
        <w:tab/>
        <w:t>2. Indicated Airspeed</w:t>
      </w:r>
    </w:p>
    <w:p w:rsidR="00FF41D9" w:rsidRPr="00776422" w:rsidRDefault="00FF41D9" w:rsidP="00FF41D9">
      <w:pPr>
        <w:autoSpaceDE w:val="0"/>
        <w:autoSpaceDN w:val="0"/>
        <w:adjustRightInd w:val="0"/>
        <w:spacing w:after="0" w:line="240" w:lineRule="auto"/>
        <w:ind w:left="1440"/>
        <w:rPr>
          <w:rFonts w:cs="Consolas"/>
        </w:rPr>
      </w:pPr>
      <w:r w:rsidRPr="00776422">
        <w:rPr>
          <w:rFonts w:cs="Consolas"/>
        </w:rPr>
        <w:tab/>
      </w:r>
      <w:r w:rsidRPr="00776422">
        <w:rPr>
          <w:rFonts w:cs="Consolas"/>
        </w:rPr>
        <w:tab/>
      </w:r>
      <w:r w:rsidRPr="00776422">
        <w:rPr>
          <w:rFonts w:cs="Consolas"/>
        </w:rPr>
        <w:tab/>
      </w:r>
      <w:r w:rsidRPr="00776422">
        <w:rPr>
          <w:rFonts w:cs="Consolas"/>
        </w:rPr>
        <w:tab/>
        <w:t>3. Mach number</w:t>
      </w:r>
    </w:p>
    <w:p w:rsidR="00FF41D9" w:rsidRPr="00776422" w:rsidRDefault="00FF41D9" w:rsidP="00FF41D9">
      <w:pPr>
        <w:autoSpaceDE w:val="0"/>
        <w:autoSpaceDN w:val="0"/>
        <w:adjustRightInd w:val="0"/>
        <w:spacing w:after="0" w:line="240" w:lineRule="auto"/>
        <w:ind w:left="1440"/>
        <w:rPr>
          <w:rFonts w:cs="Consolas"/>
        </w:rPr>
      </w:pPr>
      <w:r w:rsidRPr="00776422">
        <w:rPr>
          <w:rFonts w:cs="Consolas"/>
        </w:rPr>
        <w:tab/>
      </w:r>
      <w:r w:rsidRPr="00776422">
        <w:rPr>
          <w:rFonts w:cs="Consolas"/>
        </w:rPr>
        <w:tab/>
      </w:r>
      <w:r w:rsidRPr="00776422">
        <w:rPr>
          <w:rFonts w:cs="Consolas"/>
        </w:rPr>
        <w:tab/>
      </w:r>
      <w:r w:rsidRPr="00776422">
        <w:rPr>
          <w:rFonts w:cs="Consolas"/>
        </w:rPr>
        <w:tab/>
        <w:t>4. Barometric Altitude rate</w:t>
      </w:r>
    </w:p>
    <w:p w:rsidR="00FF41D9" w:rsidRPr="00776422" w:rsidRDefault="00FF41D9" w:rsidP="00FF41D9">
      <w:pPr>
        <w:autoSpaceDE w:val="0"/>
        <w:autoSpaceDN w:val="0"/>
        <w:adjustRightInd w:val="0"/>
        <w:spacing w:after="0" w:line="240" w:lineRule="auto"/>
        <w:ind w:left="1440"/>
        <w:rPr>
          <w:rFonts w:cs="Consolas"/>
        </w:rPr>
      </w:pPr>
      <w:r w:rsidRPr="00776422">
        <w:rPr>
          <w:rFonts w:cs="Consolas"/>
        </w:rPr>
        <w:tab/>
      </w:r>
      <w:r w:rsidRPr="00776422">
        <w:rPr>
          <w:rFonts w:cs="Consolas"/>
        </w:rPr>
        <w:tab/>
      </w:r>
      <w:r w:rsidRPr="00776422">
        <w:rPr>
          <w:rFonts w:cs="Consolas"/>
        </w:rPr>
        <w:tab/>
      </w:r>
      <w:r w:rsidRPr="00776422">
        <w:rPr>
          <w:rFonts w:cs="Consolas"/>
        </w:rPr>
        <w:tab/>
        <w:t>5. Inertial Altitude rate</w:t>
      </w:r>
    </w:p>
    <w:p w:rsidR="00FF41D9" w:rsidRDefault="00FF41D9" w:rsidP="00C504D9">
      <w:pPr>
        <w:autoSpaceDE w:val="0"/>
        <w:autoSpaceDN w:val="0"/>
        <w:adjustRightInd w:val="0"/>
        <w:spacing w:after="0" w:line="240" w:lineRule="auto"/>
        <w:ind w:left="1440"/>
        <w:rPr>
          <w:rFonts w:cstheme="minorHAnsi"/>
        </w:rPr>
      </w:pP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Time-of-Day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Period     </w:t>
      </w:r>
    </w:p>
    <w:p w:rsidR="00415086" w:rsidRPr="0048690F" w:rsidRDefault="00415086" w:rsidP="0048690F">
      <w:pPr>
        <w:autoSpaceDE w:val="0"/>
        <w:autoSpaceDN w:val="0"/>
        <w:adjustRightInd w:val="0"/>
        <w:spacing w:after="0" w:line="240" w:lineRule="auto"/>
        <w:rPr>
          <w:rFonts w:cstheme="minorHAnsi"/>
        </w:rPr>
      </w:pPr>
      <w:r>
        <w:rPr>
          <w:rFonts w:cstheme="minorHAnsi"/>
        </w:rPr>
        <w:tab/>
      </w:r>
      <w:r>
        <w:rPr>
          <w:rFonts w:cstheme="minorHAnsi"/>
        </w:rPr>
        <w:tab/>
      </w:r>
      <w:r>
        <w:rPr>
          <w:rFonts w:cstheme="minorHAnsi"/>
        </w:rPr>
        <w:tab/>
      </w:r>
      <w:r>
        <w:rPr>
          <w:rFonts w:cstheme="minorHAnsi"/>
        </w:rPr>
        <w:tab/>
        <w:t>050 System Configuration and Status</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015 Service Identification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060 Track Mode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354DC4"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r w:rsidRPr="00354DC4">
        <w:rPr>
          <w:rFonts w:cstheme="minorHAnsi"/>
        </w:rPr>
        <w:t>380 Aircraft Derived Data</w:t>
      </w:r>
    </w:p>
    <w:p w:rsidR="00865796" w:rsidRPr="00354DC4" w:rsidRDefault="00C504D9" w:rsidP="00865796">
      <w:pPr>
        <w:autoSpaceDE w:val="0"/>
        <w:autoSpaceDN w:val="0"/>
        <w:adjustRightInd w:val="0"/>
        <w:spacing w:after="0" w:line="240" w:lineRule="auto"/>
        <w:ind w:left="1440"/>
        <w:rPr>
          <w:rFonts w:cs="Consolas"/>
        </w:rPr>
      </w:pPr>
      <w:r w:rsidRPr="00354DC4">
        <w:rPr>
          <w:rFonts w:cstheme="minorHAnsi"/>
        </w:rPr>
        <w:tab/>
      </w:r>
      <w:r w:rsidRPr="00354DC4">
        <w:rPr>
          <w:rFonts w:cstheme="minorHAnsi"/>
        </w:rPr>
        <w:tab/>
      </w:r>
      <w:r w:rsidRPr="00354DC4">
        <w:rPr>
          <w:rFonts w:cstheme="minorHAnsi"/>
        </w:rPr>
        <w:tab/>
      </w:r>
      <w:r w:rsidR="00865796" w:rsidRPr="00354DC4">
        <w:rPr>
          <w:rFonts w:cs="Consolas"/>
        </w:rPr>
        <w:t>Subfield # 2: Target Identification</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3: Magnetic Heading</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5: True Airspeed (TAS)</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6: Selected Altitude</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7: Final State Selected Altitude</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 xml:space="preserve">Subfield # 10: COM, ACAS and Flight Status </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15: Roll Angle</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17: Track Angle</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18: Ground Speed</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26: Indicated Airspeed (IAS)</w:t>
      </w:r>
    </w:p>
    <w:p w:rsidR="00865796" w:rsidRPr="00354DC4" w:rsidRDefault="00865796" w:rsidP="00865796">
      <w:pPr>
        <w:autoSpaceDE w:val="0"/>
        <w:autoSpaceDN w:val="0"/>
        <w:adjustRightInd w:val="0"/>
        <w:spacing w:after="0" w:line="240" w:lineRule="auto"/>
        <w:ind w:left="1440"/>
        <w:rPr>
          <w:rFonts w:cs="Consolas"/>
        </w:rPr>
      </w:pPr>
      <w:r w:rsidRPr="00354DC4">
        <w:rPr>
          <w:rFonts w:cs="Consolas"/>
        </w:rPr>
        <w:tab/>
      </w:r>
      <w:r w:rsidRPr="00354DC4">
        <w:rPr>
          <w:rFonts w:cs="Consolas"/>
        </w:rPr>
        <w:tab/>
      </w:r>
      <w:r w:rsidRPr="00354DC4">
        <w:rPr>
          <w:rFonts w:cs="Consolas"/>
        </w:rPr>
        <w:tab/>
        <w:t>Subfield # 27: Mach number</w:t>
      </w:r>
    </w:p>
    <w:p w:rsidR="00091878" w:rsidRDefault="00091878" w:rsidP="00865796">
      <w:pPr>
        <w:autoSpaceDE w:val="0"/>
        <w:autoSpaceDN w:val="0"/>
        <w:adjustRightInd w:val="0"/>
        <w:spacing w:after="0" w:line="240" w:lineRule="auto"/>
        <w:ind w:left="1440"/>
        <w:rPr>
          <w:rFonts w:ascii="Consolas" w:hAnsi="Consolas" w:cs="Consolas"/>
          <w:sz w:val="19"/>
          <w:szCs w:val="19"/>
        </w:rPr>
      </w:pPr>
    </w:p>
    <w:p w:rsidR="00DE642B" w:rsidRDefault="00DE642B" w:rsidP="00C504D9"/>
    <w:p w:rsidR="006C4ECD" w:rsidRPr="00487D3D" w:rsidRDefault="000C7A5B" w:rsidP="006C4ECD">
      <w:pPr>
        <w:spacing w:after="0"/>
        <w:jc w:val="center"/>
        <w:rPr>
          <w:b/>
          <w:i/>
        </w:rPr>
      </w:pPr>
      <w:r w:rsidRPr="00487D3D">
        <w:rPr>
          <w:b/>
          <w:i/>
        </w:rPr>
        <w:t xml:space="preserve">Amer Kapetanovic </w:t>
      </w:r>
    </w:p>
    <w:p w:rsidR="000C7A5B" w:rsidRPr="00487D3D" w:rsidRDefault="000C7A5B" w:rsidP="006C4ECD">
      <w:pPr>
        <w:spacing w:after="0"/>
        <w:jc w:val="center"/>
        <w:rPr>
          <w:b/>
          <w:i/>
        </w:rPr>
      </w:pPr>
      <w:r w:rsidRPr="00487D3D">
        <w:rPr>
          <w:b/>
          <w:i/>
        </w:rPr>
        <w:t>(akapetanovic@gmail.com)</w:t>
      </w:r>
      <w:bookmarkEnd w:id="105"/>
    </w:p>
    <w:p w:rsidR="00E65400" w:rsidRDefault="00E65400" w:rsidP="006C4ECD">
      <w:pPr>
        <w:spacing w:after="0"/>
      </w:pPr>
    </w:p>
    <w:p w:rsidR="00E65400" w:rsidRDefault="00E65400" w:rsidP="00F666E0"/>
    <w:p w:rsidR="006F67E6" w:rsidRDefault="006F67E6" w:rsidP="00F666E0"/>
    <w:sectPr w:rsidR="006F67E6" w:rsidSect="00747F35">
      <w:headerReference w:type="default" r:id="rId39"/>
      <w:footerReference w:type="default" r:id="rId40"/>
      <w:pgSz w:w="12240" w:h="15840"/>
      <w:pgMar w:top="1440" w:right="1440" w:bottom="1440" w:left="63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0A06" w:rsidRDefault="00450A06" w:rsidP="00AD54C9">
      <w:pPr>
        <w:spacing w:after="0" w:line="240" w:lineRule="auto"/>
      </w:pPr>
      <w:r>
        <w:separator/>
      </w:r>
    </w:p>
  </w:endnote>
  <w:endnote w:type="continuationSeparator" w:id="0">
    <w:p w:rsidR="00450A06" w:rsidRDefault="00450A06" w:rsidP="00AD54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embo-ExtraBold">
    <w:panose1 w:val="00000000000000000000"/>
    <w:charset w:val="00"/>
    <w:family w:val="roman"/>
    <w:notTrueType/>
    <w:pitch w:val="default"/>
    <w:sig w:usb0="00000003" w:usb1="00000000" w:usb2="00000000" w:usb3="00000000" w:csb0="00000001" w:csb1="00000000"/>
  </w:font>
  <w:font w:name="Bodoni">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8964484"/>
      <w:docPartObj>
        <w:docPartGallery w:val="Page Numbers (Bottom of Page)"/>
        <w:docPartUnique/>
      </w:docPartObj>
    </w:sdtPr>
    <w:sdtContent>
      <w:sdt>
        <w:sdtPr>
          <w:id w:val="98381352"/>
          <w:docPartObj>
            <w:docPartGallery w:val="Page Numbers (Top of Page)"/>
            <w:docPartUnique/>
          </w:docPartObj>
        </w:sdtPr>
        <w:sdtContent>
          <w:p w:rsidR="00126376" w:rsidRDefault="00126376">
            <w:pPr>
              <w:pStyle w:val="Footer"/>
            </w:pPr>
            <w:r>
              <w:t xml:space="preserve">Page </w:t>
            </w:r>
            <w:r w:rsidR="00C808AA">
              <w:rPr>
                <w:b/>
                <w:sz w:val="24"/>
                <w:szCs w:val="24"/>
              </w:rPr>
              <w:fldChar w:fldCharType="begin"/>
            </w:r>
            <w:r>
              <w:rPr>
                <w:b/>
              </w:rPr>
              <w:instrText xml:space="preserve"> PAGE </w:instrText>
            </w:r>
            <w:r w:rsidR="00C808AA">
              <w:rPr>
                <w:b/>
                <w:sz w:val="24"/>
                <w:szCs w:val="24"/>
              </w:rPr>
              <w:fldChar w:fldCharType="separate"/>
            </w:r>
            <w:r w:rsidR="00295181">
              <w:rPr>
                <w:b/>
                <w:noProof/>
              </w:rPr>
              <w:t>21</w:t>
            </w:r>
            <w:r w:rsidR="00C808AA">
              <w:rPr>
                <w:b/>
                <w:sz w:val="24"/>
                <w:szCs w:val="24"/>
              </w:rPr>
              <w:fldChar w:fldCharType="end"/>
            </w:r>
            <w:r>
              <w:t xml:space="preserve"> of </w:t>
            </w:r>
            <w:r w:rsidR="00C808AA">
              <w:rPr>
                <w:b/>
                <w:sz w:val="24"/>
                <w:szCs w:val="24"/>
              </w:rPr>
              <w:fldChar w:fldCharType="begin"/>
            </w:r>
            <w:r>
              <w:rPr>
                <w:b/>
              </w:rPr>
              <w:instrText xml:space="preserve"> NUMPAGES  </w:instrText>
            </w:r>
            <w:r w:rsidR="00C808AA">
              <w:rPr>
                <w:b/>
                <w:sz w:val="24"/>
                <w:szCs w:val="24"/>
              </w:rPr>
              <w:fldChar w:fldCharType="separate"/>
            </w:r>
            <w:r w:rsidR="00295181">
              <w:rPr>
                <w:b/>
                <w:noProof/>
              </w:rPr>
              <w:t>30</w:t>
            </w:r>
            <w:r w:rsidR="00C808AA">
              <w:rPr>
                <w:b/>
                <w:sz w:val="24"/>
                <w:szCs w:val="24"/>
              </w:rPr>
              <w:fldChar w:fldCharType="end"/>
            </w:r>
          </w:p>
        </w:sdtContent>
      </w:sdt>
    </w:sdtContent>
  </w:sdt>
  <w:p w:rsidR="00126376" w:rsidRDefault="0012637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0A06" w:rsidRDefault="00450A06" w:rsidP="00AD54C9">
      <w:pPr>
        <w:spacing w:after="0" w:line="240" w:lineRule="auto"/>
      </w:pPr>
      <w:r>
        <w:separator/>
      </w:r>
    </w:p>
  </w:footnote>
  <w:footnote w:type="continuationSeparator" w:id="0">
    <w:p w:rsidR="00450A06" w:rsidRDefault="00450A06" w:rsidP="00AD54C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234"/>
      <w:gridCol w:w="1152"/>
    </w:tblGrid>
    <w:tr w:rsidR="00126376">
      <w:tc>
        <w:tcPr>
          <w:tcW w:w="0" w:type="auto"/>
          <w:tcBorders>
            <w:right w:val="single" w:sz="6" w:space="0" w:color="000000" w:themeColor="text1"/>
          </w:tcBorders>
        </w:tcPr>
        <w:sdt>
          <w:sdtPr>
            <w:alias w:val="Company"/>
            <w:id w:val="78735422"/>
            <w:dataBinding w:prefixMappings="xmlns:ns0='http://schemas.openxmlformats.org/officeDocument/2006/extended-properties'" w:xpath="/ns0:Properties[1]/ns0:Company[1]" w:storeItemID="{6668398D-A668-4E3E-A5EB-62B293D839F1}"/>
            <w:text/>
          </w:sdtPr>
          <w:sdtContent>
            <w:p w:rsidR="00126376" w:rsidRDefault="00126376">
              <w:pPr>
                <w:pStyle w:val="Header"/>
                <w:jc w:val="right"/>
              </w:pPr>
              <w:r>
                <w:t>User Manual ASTERIX Display &amp; Analyzer</w:t>
              </w:r>
            </w:p>
          </w:sdtContent>
        </w:sdt>
        <w:sdt>
          <w:sdtPr>
            <w:rPr>
              <w:b/>
              <w:bCs/>
            </w:rPr>
            <w:alias w:val="Title"/>
            <w:id w:val="78735415"/>
            <w:dataBinding w:prefixMappings="xmlns:ns0='http://schemas.openxmlformats.org/package/2006/metadata/core-properties' xmlns:ns1='http://purl.org/dc/elements/1.1/'" w:xpath="/ns0:coreProperties[1]/ns1:title[1]" w:storeItemID="{6C3C8BC8-F283-45AE-878A-BAB7291924A1}"/>
            <w:text/>
          </w:sdtPr>
          <w:sdtContent>
            <w:p w:rsidR="00126376" w:rsidRDefault="00126376" w:rsidP="009836CA">
              <w:pPr>
                <w:pStyle w:val="Header"/>
                <w:jc w:val="right"/>
                <w:rPr>
                  <w:b/>
                  <w:bCs/>
                </w:rPr>
              </w:pPr>
              <w:r>
                <w:rPr>
                  <w:b/>
                  <w:bCs/>
                </w:rPr>
                <w:t>akapetanovic@gmail.com</w:t>
              </w:r>
            </w:p>
          </w:sdtContent>
        </w:sdt>
      </w:tc>
      <w:tc>
        <w:tcPr>
          <w:tcW w:w="1152" w:type="dxa"/>
          <w:tcBorders>
            <w:left w:val="single" w:sz="6" w:space="0" w:color="000000" w:themeColor="text1"/>
          </w:tcBorders>
        </w:tcPr>
        <w:p w:rsidR="00126376" w:rsidRDefault="00C808AA">
          <w:pPr>
            <w:pStyle w:val="Header"/>
            <w:rPr>
              <w:b/>
            </w:rPr>
          </w:pPr>
          <w:r>
            <w:fldChar w:fldCharType="begin"/>
          </w:r>
          <w:r w:rsidR="00126376">
            <w:instrText xml:space="preserve"> PAGE   \* MERGEFORMAT </w:instrText>
          </w:r>
          <w:r>
            <w:fldChar w:fldCharType="separate"/>
          </w:r>
          <w:r w:rsidR="00295181">
            <w:rPr>
              <w:noProof/>
            </w:rPr>
            <w:t>21</w:t>
          </w:r>
          <w:r>
            <w:rPr>
              <w:noProof/>
            </w:rPr>
            <w:fldChar w:fldCharType="end"/>
          </w:r>
        </w:p>
      </w:tc>
    </w:tr>
  </w:tbl>
  <w:p w:rsidR="00126376" w:rsidRDefault="0012637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9521B09"/>
    <w:multiLevelType w:val="hybridMultilevel"/>
    <w:tmpl w:val="7B8AC1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F59B5"/>
    <w:multiLevelType w:val="hybridMultilevel"/>
    <w:tmpl w:val="5C1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87C0F44"/>
    <w:multiLevelType w:val="hybridMultilevel"/>
    <w:tmpl w:val="8D4E9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1D23497"/>
    <w:multiLevelType w:val="hybridMultilevel"/>
    <w:tmpl w:val="213A3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F4440"/>
    <w:multiLevelType w:val="hybridMultilevel"/>
    <w:tmpl w:val="2554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2A0833"/>
    <w:multiLevelType w:val="hybridMultilevel"/>
    <w:tmpl w:val="7AFA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2242D4"/>
    <w:multiLevelType w:val="hybridMultilevel"/>
    <w:tmpl w:val="64AED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2995FDB"/>
    <w:multiLevelType w:val="hybridMultilevel"/>
    <w:tmpl w:val="4C62D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40154EA"/>
    <w:multiLevelType w:val="hybridMultilevel"/>
    <w:tmpl w:val="B40005D2"/>
    <w:lvl w:ilvl="0" w:tplc="FD72A5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65CE5C01"/>
    <w:multiLevelType w:val="hybridMultilevel"/>
    <w:tmpl w:val="9C42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AA2C0D"/>
    <w:multiLevelType w:val="hybridMultilevel"/>
    <w:tmpl w:val="F3FCCE30"/>
    <w:lvl w:ilvl="0" w:tplc="57782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93C93"/>
    <w:multiLevelType w:val="hybridMultilevel"/>
    <w:tmpl w:val="E36A0CE4"/>
    <w:lvl w:ilvl="0" w:tplc="DAA0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1A7EAB"/>
    <w:multiLevelType w:val="hybridMultilevel"/>
    <w:tmpl w:val="9900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26"/>
  </w:num>
  <w:num w:numId="3">
    <w:abstractNumId w:val="12"/>
  </w:num>
  <w:num w:numId="4">
    <w:abstractNumId w:val="28"/>
  </w:num>
  <w:num w:numId="5">
    <w:abstractNumId w:val="5"/>
  </w:num>
  <w:num w:numId="6">
    <w:abstractNumId w:val="21"/>
  </w:num>
  <w:num w:numId="7">
    <w:abstractNumId w:val="7"/>
  </w:num>
  <w:num w:numId="8">
    <w:abstractNumId w:val="30"/>
  </w:num>
  <w:num w:numId="9">
    <w:abstractNumId w:val="6"/>
  </w:num>
  <w:num w:numId="10">
    <w:abstractNumId w:val="14"/>
  </w:num>
  <w:num w:numId="11">
    <w:abstractNumId w:val="1"/>
  </w:num>
  <w:num w:numId="12">
    <w:abstractNumId w:val="2"/>
  </w:num>
  <w:num w:numId="13">
    <w:abstractNumId w:val="15"/>
  </w:num>
  <w:num w:numId="14">
    <w:abstractNumId w:val="8"/>
  </w:num>
  <w:num w:numId="15">
    <w:abstractNumId w:val="31"/>
  </w:num>
  <w:num w:numId="16">
    <w:abstractNumId w:val="25"/>
  </w:num>
  <w:num w:numId="17">
    <w:abstractNumId w:val="9"/>
  </w:num>
  <w:num w:numId="18">
    <w:abstractNumId w:val="16"/>
  </w:num>
  <w:num w:numId="19">
    <w:abstractNumId w:val="0"/>
  </w:num>
  <w:num w:numId="20">
    <w:abstractNumId w:val="3"/>
  </w:num>
  <w:num w:numId="21">
    <w:abstractNumId w:val="20"/>
  </w:num>
  <w:num w:numId="22">
    <w:abstractNumId w:val="17"/>
  </w:num>
  <w:num w:numId="23">
    <w:abstractNumId w:val="22"/>
  </w:num>
  <w:num w:numId="24">
    <w:abstractNumId w:val="27"/>
  </w:num>
  <w:num w:numId="25">
    <w:abstractNumId w:val="23"/>
  </w:num>
  <w:num w:numId="26">
    <w:abstractNumId w:val="4"/>
  </w:num>
  <w:num w:numId="27">
    <w:abstractNumId w:val="24"/>
  </w:num>
  <w:num w:numId="28">
    <w:abstractNumId w:val="11"/>
  </w:num>
  <w:num w:numId="29">
    <w:abstractNumId w:val="18"/>
  </w:num>
  <w:num w:numId="30">
    <w:abstractNumId w:val="13"/>
  </w:num>
  <w:num w:numId="31">
    <w:abstractNumId w:val="19"/>
  </w:num>
  <w:num w:numId="32">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useFELayout/>
  </w:compat>
  <w:rsids>
    <w:rsidRoot w:val="006F67E6"/>
    <w:rsid w:val="00000ECE"/>
    <w:rsid w:val="000062ED"/>
    <w:rsid w:val="00006B2F"/>
    <w:rsid w:val="00007AF3"/>
    <w:rsid w:val="00012792"/>
    <w:rsid w:val="00013820"/>
    <w:rsid w:val="000163C9"/>
    <w:rsid w:val="000178C9"/>
    <w:rsid w:val="00022C3E"/>
    <w:rsid w:val="000331D7"/>
    <w:rsid w:val="00035790"/>
    <w:rsid w:val="00035B9D"/>
    <w:rsid w:val="000413E4"/>
    <w:rsid w:val="00062566"/>
    <w:rsid w:val="000654AB"/>
    <w:rsid w:val="00065BC6"/>
    <w:rsid w:val="00066206"/>
    <w:rsid w:val="000714B9"/>
    <w:rsid w:val="000720D1"/>
    <w:rsid w:val="00075549"/>
    <w:rsid w:val="0007613D"/>
    <w:rsid w:val="000773EF"/>
    <w:rsid w:val="0007781C"/>
    <w:rsid w:val="00082C37"/>
    <w:rsid w:val="00085CAC"/>
    <w:rsid w:val="00086A08"/>
    <w:rsid w:val="00091878"/>
    <w:rsid w:val="00092B47"/>
    <w:rsid w:val="00092E05"/>
    <w:rsid w:val="000949D6"/>
    <w:rsid w:val="0009523B"/>
    <w:rsid w:val="0009718D"/>
    <w:rsid w:val="000A5FA4"/>
    <w:rsid w:val="000B2285"/>
    <w:rsid w:val="000B4F36"/>
    <w:rsid w:val="000C1567"/>
    <w:rsid w:val="000C19B6"/>
    <w:rsid w:val="000C291B"/>
    <w:rsid w:val="000C4CD0"/>
    <w:rsid w:val="000C7A5B"/>
    <w:rsid w:val="000D0010"/>
    <w:rsid w:val="000E0490"/>
    <w:rsid w:val="000F29FE"/>
    <w:rsid w:val="000F2D9C"/>
    <w:rsid w:val="000F6EDC"/>
    <w:rsid w:val="000F7455"/>
    <w:rsid w:val="0010287A"/>
    <w:rsid w:val="00103907"/>
    <w:rsid w:val="00103CA4"/>
    <w:rsid w:val="00105B75"/>
    <w:rsid w:val="00112332"/>
    <w:rsid w:val="00112CBB"/>
    <w:rsid w:val="0011323B"/>
    <w:rsid w:val="001148C0"/>
    <w:rsid w:val="0011700C"/>
    <w:rsid w:val="0012005C"/>
    <w:rsid w:val="0012185D"/>
    <w:rsid w:val="001259AF"/>
    <w:rsid w:val="00126376"/>
    <w:rsid w:val="00143977"/>
    <w:rsid w:val="001456A8"/>
    <w:rsid w:val="00147892"/>
    <w:rsid w:val="00154B86"/>
    <w:rsid w:val="001561CB"/>
    <w:rsid w:val="00162949"/>
    <w:rsid w:val="00163835"/>
    <w:rsid w:val="00163F57"/>
    <w:rsid w:val="001708AD"/>
    <w:rsid w:val="00172245"/>
    <w:rsid w:val="001A1D5D"/>
    <w:rsid w:val="001C20A9"/>
    <w:rsid w:val="001D1DAD"/>
    <w:rsid w:val="001D26FB"/>
    <w:rsid w:val="001D5D74"/>
    <w:rsid w:val="001E2860"/>
    <w:rsid w:val="001E4201"/>
    <w:rsid w:val="001E66A1"/>
    <w:rsid w:val="001E7B44"/>
    <w:rsid w:val="001E7E98"/>
    <w:rsid w:val="001F4871"/>
    <w:rsid w:val="001F4AEA"/>
    <w:rsid w:val="001F737E"/>
    <w:rsid w:val="0020463B"/>
    <w:rsid w:val="002047E6"/>
    <w:rsid w:val="002143D0"/>
    <w:rsid w:val="002150C9"/>
    <w:rsid w:val="00217373"/>
    <w:rsid w:val="00217A2E"/>
    <w:rsid w:val="00220336"/>
    <w:rsid w:val="002208FC"/>
    <w:rsid w:val="00222B85"/>
    <w:rsid w:val="00226232"/>
    <w:rsid w:val="002358B5"/>
    <w:rsid w:val="002449BF"/>
    <w:rsid w:val="00244FB6"/>
    <w:rsid w:val="0024660A"/>
    <w:rsid w:val="00252C61"/>
    <w:rsid w:val="00262BC1"/>
    <w:rsid w:val="00267487"/>
    <w:rsid w:val="002715E1"/>
    <w:rsid w:val="00272081"/>
    <w:rsid w:val="00277C18"/>
    <w:rsid w:val="00280EC5"/>
    <w:rsid w:val="00283843"/>
    <w:rsid w:val="002849F4"/>
    <w:rsid w:val="00284AD4"/>
    <w:rsid w:val="00285220"/>
    <w:rsid w:val="002866FB"/>
    <w:rsid w:val="00295181"/>
    <w:rsid w:val="00295345"/>
    <w:rsid w:val="002A2D40"/>
    <w:rsid w:val="002A2DD7"/>
    <w:rsid w:val="002A3650"/>
    <w:rsid w:val="002A5127"/>
    <w:rsid w:val="002B20CB"/>
    <w:rsid w:val="002B5B66"/>
    <w:rsid w:val="002B6E13"/>
    <w:rsid w:val="002C3505"/>
    <w:rsid w:val="002C3D9E"/>
    <w:rsid w:val="002C50E4"/>
    <w:rsid w:val="002C605F"/>
    <w:rsid w:val="002C6282"/>
    <w:rsid w:val="002D288D"/>
    <w:rsid w:val="002E6613"/>
    <w:rsid w:val="002F1046"/>
    <w:rsid w:val="0031145E"/>
    <w:rsid w:val="003166AF"/>
    <w:rsid w:val="003171A9"/>
    <w:rsid w:val="003174DD"/>
    <w:rsid w:val="00321713"/>
    <w:rsid w:val="00321C60"/>
    <w:rsid w:val="00327926"/>
    <w:rsid w:val="00330D48"/>
    <w:rsid w:val="00331647"/>
    <w:rsid w:val="00331C91"/>
    <w:rsid w:val="003405F4"/>
    <w:rsid w:val="003464A4"/>
    <w:rsid w:val="00352653"/>
    <w:rsid w:val="0035323E"/>
    <w:rsid w:val="00354DC4"/>
    <w:rsid w:val="0035674D"/>
    <w:rsid w:val="00366071"/>
    <w:rsid w:val="003810A4"/>
    <w:rsid w:val="003816C3"/>
    <w:rsid w:val="00386980"/>
    <w:rsid w:val="00397362"/>
    <w:rsid w:val="003A4B21"/>
    <w:rsid w:val="003B422A"/>
    <w:rsid w:val="003B43A5"/>
    <w:rsid w:val="003C7708"/>
    <w:rsid w:val="003C7A43"/>
    <w:rsid w:val="003D1D9F"/>
    <w:rsid w:val="003D5FBD"/>
    <w:rsid w:val="003D6E9D"/>
    <w:rsid w:val="003E61AE"/>
    <w:rsid w:val="003F0BE4"/>
    <w:rsid w:val="003F3A4C"/>
    <w:rsid w:val="003F5541"/>
    <w:rsid w:val="00407B33"/>
    <w:rsid w:val="00415086"/>
    <w:rsid w:val="00415B74"/>
    <w:rsid w:val="0042275C"/>
    <w:rsid w:val="00427DCA"/>
    <w:rsid w:val="004319B9"/>
    <w:rsid w:val="004378A1"/>
    <w:rsid w:val="00450A06"/>
    <w:rsid w:val="00452CBD"/>
    <w:rsid w:val="00454CCB"/>
    <w:rsid w:val="00462FA9"/>
    <w:rsid w:val="00462FE4"/>
    <w:rsid w:val="00463480"/>
    <w:rsid w:val="0046488B"/>
    <w:rsid w:val="004701D7"/>
    <w:rsid w:val="0047088C"/>
    <w:rsid w:val="004724C0"/>
    <w:rsid w:val="0047542C"/>
    <w:rsid w:val="00475FA7"/>
    <w:rsid w:val="0048073E"/>
    <w:rsid w:val="0048690F"/>
    <w:rsid w:val="004869BE"/>
    <w:rsid w:val="00487619"/>
    <w:rsid w:val="00487D3D"/>
    <w:rsid w:val="004952A6"/>
    <w:rsid w:val="00496C90"/>
    <w:rsid w:val="004A1FE6"/>
    <w:rsid w:val="004A4D25"/>
    <w:rsid w:val="004A5145"/>
    <w:rsid w:val="004A5271"/>
    <w:rsid w:val="004B0F55"/>
    <w:rsid w:val="004B491D"/>
    <w:rsid w:val="004C2E4B"/>
    <w:rsid w:val="004D26D0"/>
    <w:rsid w:val="004D34EA"/>
    <w:rsid w:val="004F2B1A"/>
    <w:rsid w:val="00516901"/>
    <w:rsid w:val="0053192C"/>
    <w:rsid w:val="00532335"/>
    <w:rsid w:val="0053523C"/>
    <w:rsid w:val="00536951"/>
    <w:rsid w:val="00541638"/>
    <w:rsid w:val="005451FD"/>
    <w:rsid w:val="00546CCA"/>
    <w:rsid w:val="005556D9"/>
    <w:rsid w:val="00561D13"/>
    <w:rsid w:val="00561E0B"/>
    <w:rsid w:val="0056394C"/>
    <w:rsid w:val="005655A2"/>
    <w:rsid w:val="00566D76"/>
    <w:rsid w:val="00567AE7"/>
    <w:rsid w:val="005705D5"/>
    <w:rsid w:val="0057127D"/>
    <w:rsid w:val="005725F1"/>
    <w:rsid w:val="005748D0"/>
    <w:rsid w:val="00574E60"/>
    <w:rsid w:val="00577E5B"/>
    <w:rsid w:val="0058033F"/>
    <w:rsid w:val="005811AF"/>
    <w:rsid w:val="00592CF7"/>
    <w:rsid w:val="00593A52"/>
    <w:rsid w:val="005943A5"/>
    <w:rsid w:val="005B1D7D"/>
    <w:rsid w:val="005B2904"/>
    <w:rsid w:val="005B5330"/>
    <w:rsid w:val="005C2B3C"/>
    <w:rsid w:val="005C2B65"/>
    <w:rsid w:val="005C530D"/>
    <w:rsid w:val="005D0A15"/>
    <w:rsid w:val="005E1D1A"/>
    <w:rsid w:val="005E1EA2"/>
    <w:rsid w:val="005E21A4"/>
    <w:rsid w:val="005E338A"/>
    <w:rsid w:val="005E4F22"/>
    <w:rsid w:val="005F2D9A"/>
    <w:rsid w:val="005F48DF"/>
    <w:rsid w:val="005F7E3C"/>
    <w:rsid w:val="0060052E"/>
    <w:rsid w:val="006077DA"/>
    <w:rsid w:val="006118E6"/>
    <w:rsid w:val="00621039"/>
    <w:rsid w:val="0062426D"/>
    <w:rsid w:val="00625AB1"/>
    <w:rsid w:val="0062615E"/>
    <w:rsid w:val="00635F62"/>
    <w:rsid w:val="00636A2E"/>
    <w:rsid w:val="00636FB8"/>
    <w:rsid w:val="00640A26"/>
    <w:rsid w:val="00663E32"/>
    <w:rsid w:val="006654E9"/>
    <w:rsid w:val="0067442C"/>
    <w:rsid w:val="0067758C"/>
    <w:rsid w:val="006777DF"/>
    <w:rsid w:val="00683B42"/>
    <w:rsid w:val="00684495"/>
    <w:rsid w:val="00684B67"/>
    <w:rsid w:val="006852A7"/>
    <w:rsid w:val="006861BC"/>
    <w:rsid w:val="006863AB"/>
    <w:rsid w:val="00687980"/>
    <w:rsid w:val="0069150B"/>
    <w:rsid w:val="0069176F"/>
    <w:rsid w:val="00695A7B"/>
    <w:rsid w:val="0069791D"/>
    <w:rsid w:val="006A4B8E"/>
    <w:rsid w:val="006B2106"/>
    <w:rsid w:val="006B7076"/>
    <w:rsid w:val="006B7494"/>
    <w:rsid w:val="006C3F51"/>
    <w:rsid w:val="006C4349"/>
    <w:rsid w:val="006C4ECD"/>
    <w:rsid w:val="006C6A8D"/>
    <w:rsid w:val="006C7BB0"/>
    <w:rsid w:val="006D516C"/>
    <w:rsid w:val="006E3277"/>
    <w:rsid w:val="006E443A"/>
    <w:rsid w:val="006E62B5"/>
    <w:rsid w:val="006F271E"/>
    <w:rsid w:val="006F5E2A"/>
    <w:rsid w:val="006F67E6"/>
    <w:rsid w:val="007023F0"/>
    <w:rsid w:val="007038D9"/>
    <w:rsid w:val="00710F2B"/>
    <w:rsid w:val="00711DB0"/>
    <w:rsid w:val="007141FD"/>
    <w:rsid w:val="00717D5E"/>
    <w:rsid w:val="00722267"/>
    <w:rsid w:val="00726791"/>
    <w:rsid w:val="007328E0"/>
    <w:rsid w:val="00737E98"/>
    <w:rsid w:val="00747099"/>
    <w:rsid w:val="00747F35"/>
    <w:rsid w:val="007516E5"/>
    <w:rsid w:val="00760220"/>
    <w:rsid w:val="00761B82"/>
    <w:rsid w:val="0076233C"/>
    <w:rsid w:val="007626A6"/>
    <w:rsid w:val="00770A9A"/>
    <w:rsid w:val="00770D73"/>
    <w:rsid w:val="00776422"/>
    <w:rsid w:val="00776AC2"/>
    <w:rsid w:val="0078009E"/>
    <w:rsid w:val="00784D84"/>
    <w:rsid w:val="00795FA0"/>
    <w:rsid w:val="00796B12"/>
    <w:rsid w:val="007A2595"/>
    <w:rsid w:val="007A332B"/>
    <w:rsid w:val="007A3603"/>
    <w:rsid w:val="007A519C"/>
    <w:rsid w:val="007A68E6"/>
    <w:rsid w:val="007B053F"/>
    <w:rsid w:val="007C1704"/>
    <w:rsid w:val="007C3E4E"/>
    <w:rsid w:val="007C47E0"/>
    <w:rsid w:val="007C4953"/>
    <w:rsid w:val="007C7D07"/>
    <w:rsid w:val="007D2B26"/>
    <w:rsid w:val="007D302E"/>
    <w:rsid w:val="007E38CD"/>
    <w:rsid w:val="007F1D24"/>
    <w:rsid w:val="007F3689"/>
    <w:rsid w:val="007F460F"/>
    <w:rsid w:val="0081008A"/>
    <w:rsid w:val="00810529"/>
    <w:rsid w:val="00813BBB"/>
    <w:rsid w:val="008250F8"/>
    <w:rsid w:val="00832012"/>
    <w:rsid w:val="00837100"/>
    <w:rsid w:val="00845784"/>
    <w:rsid w:val="00847C2F"/>
    <w:rsid w:val="008527AA"/>
    <w:rsid w:val="00863199"/>
    <w:rsid w:val="0086476F"/>
    <w:rsid w:val="00865796"/>
    <w:rsid w:val="008705B1"/>
    <w:rsid w:val="00870C75"/>
    <w:rsid w:val="00884B39"/>
    <w:rsid w:val="00887606"/>
    <w:rsid w:val="0089392F"/>
    <w:rsid w:val="008939F1"/>
    <w:rsid w:val="00895F93"/>
    <w:rsid w:val="008977DD"/>
    <w:rsid w:val="008A4CBE"/>
    <w:rsid w:val="008B46C5"/>
    <w:rsid w:val="008B6C58"/>
    <w:rsid w:val="008B7799"/>
    <w:rsid w:val="008C2CCA"/>
    <w:rsid w:val="008D17C2"/>
    <w:rsid w:val="008D2D80"/>
    <w:rsid w:val="008D366F"/>
    <w:rsid w:val="008D462F"/>
    <w:rsid w:val="008D699B"/>
    <w:rsid w:val="008E11EC"/>
    <w:rsid w:val="008E57DA"/>
    <w:rsid w:val="008E5C7B"/>
    <w:rsid w:val="008F16CE"/>
    <w:rsid w:val="008F2BCD"/>
    <w:rsid w:val="008F3A0A"/>
    <w:rsid w:val="008F3C56"/>
    <w:rsid w:val="008F42D4"/>
    <w:rsid w:val="00904187"/>
    <w:rsid w:val="00912F9E"/>
    <w:rsid w:val="0091325D"/>
    <w:rsid w:val="00913D1C"/>
    <w:rsid w:val="009152A2"/>
    <w:rsid w:val="00916029"/>
    <w:rsid w:val="00924616"/>
    <w:rsid w:val="00926190"/>
    <w:rsid w:val="009261C7"/>
    <w:rsid w:val="009262F4"/>
    <w:rsid w:val="0093227D"/>
    <w:rsid w:val="00941028"/>
    <w:rsid w:val="00943F2F"/>
    <w:rsid w:val="009444F7"/>
    <w:rsid w:val="00946BE0"/>
    <w:rsid w:val="0095177C"/>
    <w:rsid w:val="00963126"/>
    <w:rsid w:val="00963477"/>
    <w:rsid w:val="0097023F"/>
    <w:rsid w:val="009737C5"/>
    <w:rsid w:val="009776A7"/>
    <w:rsid w:val="00981A4E"/>
    <w:rsid w:val="009836CA"/>
    <w:rsid w:val="00983DC8"/>
    <w:rsid w:val="00984ED5"/>
    <w:rsid w:val="0099247A"/>
    <w:rsid w:val="009930B6"/>
    <w:rsid w:val="009965D9"/>
    <w:rsid w:val="009A0021"/>
    <w:rsid w:val="009A15DD"/>
    <w:rsid w:val="009A21EA"/>
    <w:rsid w:val="009A3227"/>
    <w:rsid w:val="009A3CCA"/>
    <w:rsid w:val="009A6F0D"/>
    <w:rsid w:val="009B20F1"/>
    <w:rsid w:val="009B50EB"/>
    <w:rsid w:val="009B5C37"/>
    <w:rsid w:val="009B651C"/>
    <w:rsid w:val="009C1EDA"/>
    <w:rsid w:val="009C59E5"/>
    <w:rsid w:val="009C5DE0"/>
    <w:rsid w:val="009D0BCF"/>
    <w:rsid w:val="009D25DA"/>
    <w:rsid w:val="009D4743"/>
    <w:rsid w:val="009D62CE"/>
    <w:rsid w:val="009D7024"/>
    <w:rsid w:val="009E064A"/>
    <w:rsid w:val="009E6956"/>
    <w:rsid w:val="009F0244"/>
    <w:rsid w:val="009F0714"/>
    <w:rsid w:val="009F3C8B"/>
    <w:rsid w:val="009F41E6"/>
    <w:rsid w:val="009F4758"/>
    <w:rsid w:val="009F7AA9"/>
    <w:rsid w:val="00A00655"/>
    <w:rsid w:val="00A03791"/>
    <w:rsid w:val="00A05FA2"/>
    <w:rsid w:val="00A0632C"/>
    <w:rsid w:val="00A07EA9"/>
    <w:rsid w:val="00A124D4"/>
    <w:rsid w:val="00A1254E"/>
    <w:rsid w:val="00A1433D"/>
    <w:rsid w:val="00A22BBE"/>
    <w:rsid w:val="00A24A79"/>
    <w:rsid w:val="00A36D5D"/>
    <w:rsid w:val="00A40351"/>
    <w:rsid w:val="00A41E84"/>
    <w:rsid w:val="00A53ABC"/>
    <w:rsid w:val="00A55012"/>
    <w:rsid w:val="00A56E68"/>
    <w:rsid w:val="00A572B9"/>
    <w:rsid w:val="00A60434"/>
    <w:rsid w:val="00A6064C"/>
    <w:rsid w:val="00A609DC"/>
    <w:rsid w:val="00A63A19"/>
    <w:rsid w:val="00A65FFB"/>
    <w:rsid w:val="00A77D91"/>
    <w:rsid w:val="00A8513F"/>
    <w:rsid w:val="00A860F8"/>
    <w:rsid w:val="00A903EB"/>
    <w:rsid w:val="00A93913"/>
    <w:rsid w:val="00A949E5"/>
    <w:rsid w:val="00AA2AA6"/>
    <w:rsid w:val="00AA46E6"/>
    <w:rsid w:val="00AA562D"/>
    <w:rsid w:val="00AB0697"/>
    <w:rsid w:val="00AB47B8"/>
    <w:rsid w:val="00AB4AA5"/>
    <w:rsid w:val="00AB6E88"/>
    <w:rsid w:val="00AC0E18"/>
    <w:rsid w:val="00AC1F32"/>
    <w:rsid w:val="00AC3693"/>
    <w:rsid w:val="00AC3761"/>
    <w:rsid w:val="00AC47BC"/>
    <w:rsid w:val="00AC5A7F"/>
    <w:rsid w:val="00AC6033"/>
    <w:rsid w:val="00AD054F"/>
    <w:rsid w:val="00AD54C9"/>
    <w:rsid w:val="00AE5506"/>
    <w:rsid w:val="00AF0C78"/>
    <w:rsid w:val="00AF456A"/>
    <w:rsid w:val="00AF5656"/>
    <w:rsid w:val="00AF6615"/>
    <w:rsid w:val="00B0166D"/>
    <w:rsid w:val="00B0629D"/>
    <w:rsid w:val="00B14293"/>
    <w:rsid w:val="00B15ABD"/>
    <w:rsid w:val="00B24805"/>
    <w:rsid w:val="00B25D16"/>
    <w:rsid w:val="00B33975"/>
    <w:rsid w:val="00B34F23"/>
    <w:rsid w:val="00B536AB"/>
    <w:rsid w:val="00B55A99"/>
    <w:rsid w:val="00B603CE"/>
    <w:rsid w:val="00B65819"/>
    <w:rsid w:val="00B73783"/>
    <w:rsid w:val="00B756C0"/>
    <w:rsid w:val="00B83DE6"/>
    <w:rsid w:val="00BA1A5D"/>
    <w:rsid w:val="00BA41CF"/>
    <w:rsid w:val="00BA7526"/>
    <w:rsid w:val="00BB5A4F"/>
    <w:rsid w:val="00BB77F5"/>
    <w:rsid w:val="00BC297A"/>
    <w:rsid w:val="00BC3120"/>
    <w:rsid w:val="00BC7B22"/>
    <w:rsid w:val="00BD3415"/>
    <w:rsid w:val="00BD5D20"/>
    <w:rsid w:val="00BD5EF0"/>
    <w:rsid w:val="00BE34BE"/>
    <w:rsid w:val="00BE4C20"/>
    <w:rsid w:val="00BF6C80"/>
    <w:rsid w:val="00C0318E"/>
    <w:rsid w:val="00C03DE3"/>
    <w:rsid w:val="00C06342"/>
    <w:rsid w:val="00C07C9C"/>
    <w:rsid w:val="00C1784C"/>
    <w:rsid w:val="00C23B8F"/>
    <w:rsid w:val="00C3207F"/>
    <w:rsid w:val="00C35CDC"/>
    <w:rsid w:val="00C504D9"/>
    <w:rsid w:val="00C51147"/>
    <w:rsid w:val="00C53EED"/>
    <w:rsid w:val="00C567C6"/>
    <w:rsid w:val="00C57ED4"/>
    <w:rsid w:val="00C615DE"/>
    <w:rsid w:val="00C63F5A"/>
    <w:rsid w:val="00C64E9D"/>
    <w:rsid w:val="00C75447"/>
    <w:rsid w:val="00C772BA"/>
    <w:rsid w:val="00C808AA"/>
    <w:rsid w:val="00C8251A"/>
    <w:rsid w:val="00C92E66"/>
    <w:rsid w:val="00C9493F"/>
    <w:rsid w:val="00C9552F"/>
    <w:rsid w:val="00C97478"/>
    <w:rsid w:val="00CB65B7"/>
    <w:rsid w:val="00CC5418"/>
    <w:rsid w:val="00CC7AA2"/>
    <w:rsid w:val="00CE57AD"/>
    <w:rsid w:val="00CE7195"/>
    <w:rsid w:val="00CF40D7"/>
    <w:rsid w:val="00D021E6"/>
    <w:rsid w:val="00D113C5"/>
    <w:rsid w:val="00D12DA3"/>
    <w:rsid w:val="00D13995"/>
    <w:rsid w:val="00D13F3C"/>
    <w:rsid w:val="00D1504F"/>
    <w:rsid w:val="00D15CA0"/>
    <w:rsid w:val="00D17849"/>
    <w:rsid w:val="00D218DE"/>
    <w:rsid w:val="00D2385A"/>
    <w:rsid w:val="00D30436"/>
    <w:rsid w:val="00D32C6D"/>
    <w:rsid w:val="00D340BD"/>
    <w:rsid w:val="00D3719D"/>
    <w:rsid w:val="00D37731"/>
    <w:rsid w:val="00D41F72"/>
    <w:rsid w:val="00D50472"/>
    <w:rsid w:val="00D53C38"/>
    <w:rsid w:val="00D610B1"/>
    <w:rsid w:val="00D611CC"/>
    <w:rsid w:val="00D6138B"/>
    <w:rsid w:val="00D62E0C"/>
    <w:rsid w:val="00D7006D"/>
    <w:rsid w:val="00D70DB8"/>
    <w:rsid w:val="00D7317E"/>
    <w:rsid w:val="00D76AD4"/>
    <w:rsid w:val="00D8107D"/>
    <w:rsid w:val="00D82CE8"/>
    <w:rsid w:val="00D83401"/>
    <w:rsid w:val="00D8482D"/>
    <w:rsid w:val="00D862A4"/>
    <w:rsid w:val="00D86A0F"/>
    <w:rsid w:val="00D86F10"/>
    <w:rsid w:val="00D905FF"/>
    <w:rsid w:val="00D912B7"/>
    <w:rsid w:val="00D962DB"/>
    <w:rsid w:val="00DA62EB"/>
    <w:rsid w:val="00DC3C58"/>
    <w:rsid w:val="00DC4F38"/>
    <w:rsid w:val="00DC508D"/>
    <w:rsid w:val="00DD714A"/>
    <w:rsid w:val="00DE37D5"/>
    <w:rsid w:val="00DE642B"/>
    <w:rsid w:val="00DE7A16"/>
    <w:rsid w:val="00DF02AD"/>
    <w:rsid w:val="00DF04EA"/>
    <w:rsid w:val="00DF103B"/>
    <w:rsid w:val="00DF4CD8"/>
    <w:rsid w:val="00E02922"/>
    <w:rsid w:val="00E05BE6"/>
    <w:rsid w:val="00E13C82"/>
    <w:rsid w:val="00E13CEE"/>
    <w:rsid w:val="00E201E4"/>
    <w:rsid w:val="00E27AD7"/>
    <w:rsid w:val="00E27F66"/>
    <w:rsid w:val="00E3054E"/>
    <w:rsid w:val="00E34CD6"/>
    <w:rsid w:val="00E42F27"/>
    <w:rsid w:val="00E46540"/>
    <w:rsid w:val="00E55088"/>
    <w:rsid w:val="00E64553"/>
    <w:rsid w:val="00E65400"/>
    <w:rsid w:val="00E65F68"/>
    <w:rsid w:val="00E664C2"/>
    <w:rsid w:val="00E71238"/>
    <w:rsid w:val="00E71396"/>
    <w:rsid w:val="00E73AD8"/>
    <w:rsid w:val="00E754D9"/>
    <w:rsid w:val="00E7778D"/>
    <w:rsid w:val="00E82D45"/>
    <w:rsid w:val="00E839AC"/>
    <w:rsid w:val="00E83B31"/>
    <w:rsid w:val="00E90A35"/>
    <w:rsid w:val="00E91480"/>
    <w:rsid w:val="00E92989"/>
    <w:rsid w:val="00EA3DFA"/>
    <w:rsid w:val="00EA4871"/>
    <w:rsid w:val="00EA5B60"/>
    <w:rsid w:val="00EA7126"/>
    <w:rsid w:val="00EA7211"/>
    <w:rsid w:val="00EB0A55"/>
    <w:rsid w:val="00EB281B"/>
    <w:rsid w:val="00EB4DE1"/>
    <w:rsid w:val="00ED4AF3"/>
    <w:rsid w:val="00EE139E"/>
    <w:rsid w:val="00EE2383"/>
    <w:rsid w:val="00EE531A"/>
    <w:rsid w:val="00EE7644"/>
    <w:rsid w:val="00EF373D"/>
    <w:rsid w:val="00EF3B1C"/>
    <w:rsid w:val="00EF5DA7"/>
    <w:rsid w:val="00EF6019"/>
    <w:rsid w:val="00EF7CD5"/>
    <w:rsid w:val="00F05DA5"/>
    <w:rsid w:val="00F16DEA"/>
    <w:rsid w:val="00F22639"/>
    <w:rsid w:val="00F24FDB"/>
    <w:rsid w:val="00F30FDA"/>
    <w:rsid w:val="00F318C5"/>
    <w:rsid w:val="00F367C6"/>
    <w:rsid w:val="00F475BE"/>
    <w:rsid w:val="00F55588"/>
    <w:rsid w:val="00F5594E"/>
    <w:rsid w:val="00F6014A"/>
    <w:rsid w:val="00F60E0B"/>
    <w:rsid w:val="00F666E0"/>
    <w:rsid w:val="00F711FC"/>
    <w:rsid w:val="00F767D7"/>
    <w:rsid w:val="00F76B9C"/>
    <w:rsid w:val="00F8430C"/>
    <w:rsid w:val="00F84354"/>
    <w:rsid w:val="00F855F5"/>
    <w:rsid w:val="00F87361"/>
    <w:rsid w:val="00F87648"/>
    <w:rsid w:val="00F920F8"/>
    <w:rsid w:val="00F92869"/>
    <w:rsid w:val="00F92BE8"/>
    <w:rsid w:val="00F93B0A"/>
    <w:rsid w:val="00F957B0"/>
    <w:rsid w:val="00FA202D"/>
    <w:rsid w:val="00FA608F"/>
    <w:rsid w:val="00FA7860"/>
    <w:rsid w:val="00FC00CB"/>
    <w:rsid w:val="00FC01D0"/>
    <w:rsid w:val="00FC4346"/>
    <w:rsid w:val="00FC4837"/>
    <w:rsid w:val="00FD485B"/>
    <w:rsid w:val="00FE3C3C"/>
    <w:rsid w:val="00FE6E46"/>
    <w:rsid w:val="00FF132E"/>
    <w:rsid w:val="00FF135E"/>
    <w:rsid w:val="00FF1A36"/>
    <w:rsid w:val="00FF41D9"/>
    <w:rsid w:val="00FF77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D25"/>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 w:type="paragraph" w:styleId="Header">
    <w:name w:val="header"/>
    <w:basedOn w:val="Normal"/>
    <w:link w:val="HeaderChar"/>
    <w:uiPriority w:val="99"/>
    <w:unhideWhenUsed/>
    <w:rsid w:val="00AD54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4C9"/>
  </w:style>
  <w:style w:type="paragraph" w:styleId="Footer">
    <w:name w:val="footer"/>
    <w:basedOn w:val="Normal"/>
    <w:link w:val="FooterChar"/>
    <w:uiPriority w:val="99"/>
    <w:unhideWhenUsed/>
    <w:rsid w:val="00AD54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4C9"/>
  </w:style>
  <w:style w:type="table" w:styleId="TableGrid">
    <w:name w:val="Table Grid"/>
    <w:basedOn w:val="TableNormal"/>
    <w:uiPriority w:val="1"/>
    <w:rsid w:val="006E3277"/>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10F2B"/>
    <w:pPr>
      <w:autoSpaceDE w:val="0"/>
      <w:autoSpaceDN w:val="0"/>
      <w:adjustRightInd w:val="0"/>
      <w:spacing w:after="0" w:line="240" w:lineRule="auto"/>
    </w:pPr>
    <w:rPr>
      <w:rFonts w:ascii="Arial" w:hAnsi="Arial" w:cs="Arial"/>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kapetanovic@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ourceforge.net/projects/asterix/?source=directory"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dm.org/country"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jpeg"/><Relationship Id="rId10" Type="http://schemas.openxmlformats.org/officeDocument/2006/relationships/hyperlink" Target="http://msdn.microsoft.com/en-us/vstudio/bb735936.aspx"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e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611E71-FF3B-4FCA-A96D-BB0EEF328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30</Pages>
  <Words>4134</Words>
  <Characters>23570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akapetanovic@gmail.com</vt:lpstr>
    </vt:vector>
  </TitlesOfParts>
  <Company>User Manual ASTERIX Display &amp; Analyzer</Company>
  <LinksUpToDate>false</LinksUpToDate>
  <CharactersWithSpaces>27649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akapetanovic@gmail.com</dc:title>
  <dc:creator>bhdca</dc:creator>
  <cp:lastModifiedBy>bhdca</cp:lastModifiedBy>
  <cp:revision>143</cp:revision>
  <cp:lastPrinted>2012-11-26T19:49:00Z</cp:lastPrinted>
  <dcterms:created xsi:type="dcterms:W3CDTF">2012-11-09T08:52:00Z</dcterms:created>
  <dcterms:modified xsi:type="dcterms:W3CDTF">2012-12-03T14:18:00Z</dcterms:modified>
</cp:coreProperties>
</file>