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9A0EC5">
        <w:rPr>
          <w:b/>
          <w:color w:val="4F81BD" w:themeColor="accent1"/>
          <w:sz w:val="56"/>
        </w:rPr>
        <w:t xml:space="preserve"> 2.6</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8F0821" w:rsidP="005811AF">
      <w:pPr>
        <w:spacing w:after="0"/>
        <w:jc w:val="center"/>
      </w:pPr>
      <w:hyperlink r:id="rId9" w:history="1">
        <w:r w:rsidR="005811AF" w:rsidRPr="00523F1B">
          <w:rPr>
            <w:rStyle w:val="Hyperlink"/>
          </w:rPr>
          <w:t>akapetanovic@gmail.com</w:t>
        </w:r>
      </w:hyperlink>
    </w:p>
    <w:p w:rsidR="007C47E0" w:rsidRDefault="00196CAB"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9A0EC5">
        <w:rPr>
          <w:noProof/>
          <w:color w:val="4F81BD" w:themeColor="accent1"/>
        </w:rPr>
        <w:t>December 27, 2012</w:t>
      </w:r>
      <w:r>
        <w:rPr>
          <w:color w:val="4F81BD" w:themeColor="accent1"/>
        </w:rPr>
        <w:fldChar w:fldCharType="end"/>
      </w:r>
    </w:p>
    <w:p w:rsidR="00D53C38" w:rsidRDefault="00D53C38" w:rsidP="00D53C38">
      <w:pPr>
        <w:spacing w:after="0"/>
        <w:jc w:val="center"/>
      </w:pPr>
    </w:p>
    <w:p w:rsidR="005811AF" w:rsidRDefault="009E230E" w:rsidP="00267487">
      <w:pPr>
        <w:jc w:val="center"/>
      </w:pPr>
      <w:r>
        <w:rPr>
          <w:noProof/>
        </w:rPr>
        <w:drawing>
          <wp:inline distT="0" distB="0" distL="0" distR="0">
            <wp:extent cx="7168551" cy="4718649"/>
            <wp:effectExtent l="0" t="0" r="0" b="0"/>
            <wp:docPr id="9" name="Picture 9" descr="C:\Users\CAAS\Desktop\ScreenHunter_54 Dec. 23 1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AS\Desktop\ScreenHunter_54 Dec. 23 13.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8603" cy="4718683"/>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60172D" w:rsidRDefault="00196CAB">
          <w:pPr>
            <w:pStyle w:val="TOC1"/>
            <w:tabs>
              <w:tab w:val="right" w:leader="dot" w:pos="10160"/>
            </w:tabs>
            <w:rPr>
              <w:noProof/>
            </w:rPr>
          </w:pPr>
          <w:r>
            <w:fldChar w:fldCharType="begin"/>
          </w:r>
          <w:r w:rsidR="00F6014A">
            <w:instrText xml:space="preserve"> TOC \o "1-3" \h \z \u </w:instrText>
          </w:r>
          <w:r>
            <w:fldChar w:fldCharType="separate"/>
          </w:r>
          <w:hyperlink w:anchor="_Toc343846207" w:history="1">
            <w:r w:rsidR="0060172D" w:rsidRPr="00A26105">
              <w:rPr>
                <w:rStyle w:val="Hyperlink"/>
                <w:noProof/>
              </w:rPr>
              <w:t>Foreword</w:t>
            </w:r>
            <w:r w:rsidR="0060172D">
              <w:rPr>
                <w:noProof/>
                <w:webHidden/>
              </w:rPr>
              <w:tab/>
            </w:r>
            <w:r w:rsidR="0060172D">
              <w:rPr>
                <w:noProof/>
                <w:webHidden/>
              </w:rPr>
              <w:fldChar w:fldCharType="begin"/>
            </w:r>
            <w:r w:rsidR="0060172D">
              <w:rPr>
                <w:noProof/>
                <w:webHidden/>
              </w:rPr>
              <w:instrText xml:space="preserve"> PAGEREF _Toc343846207 \h </w:instrText>
            </w:r>
            <w:r w:rsidR="0060172D">
              <w:rPr>
                <w:noProof/>
                <w:webHidden/>
              </w:rPr>
            </w:r>
            <w:r w:rsidR="0060172D">
              <w:rPr>
                <w:noProof/>
                <w:webHidden/>
              </w:rPr>
              <w:fldChar w:fldCharType="separate"/>
            </w:r>
            <w:r w:rsidR="00FA4272">
              <w:rPr>
                <w:noProof/>
                <w:webHidden/>
              </w:rPr>
              <w:t>4</w:t>
            </w:r>
            <w:r w:rsidR="0060172D">
              <w:rPr>
                <w:noProof/>
                <w:webHidden/>
              </w:rPr>
              <w:fldChar w:fldCharType="end"/>
            </w:r>
          </w:hyperlink>
        </w:p>
        <w:p w:rsidR="0060172D" w:rsidRDefault="008F0821">
          <w:pPr>
            <w:pStyle w:val="TOC1"/>
            <w:tabs>
              <w:tab w:val="right" w:leader="dot" w:pos="10160"/>
            </w:tabs>
            <w:rPr>
              <w:noProof/>
            </w:rPr>
          </w:pPr>
          <w:hyperlink w:anchor="_Toc343846208" w:history="1">
            <w:r w:rsidR="0060172D" w:rsidRPr="00A26105">
              <w:rPr>
                <w:rStyle w:val="Hyperlink"/>
                <w:noProof/>
              </w:rPr>
              <w:t>Related Documents</w:t>
            </w:r>
            <w:r w:rsidR="0060172D">
              <w:rPr>
                <w:noProof/>
                <w:webHidden/>
              </w:rPr>
              <w:tab/>
            </w:r>
            <w:r w:rsidR="0060172D">
              <w:rPr>
                <w:noProof/>
                <w:webHidden/>
              </w:rPr>
              <w:fldChar w:fldCharType="begin"/>
            </w:r>
            <w:r w:rsidR="0060172D">
              <w:rPr>
                <w:noProof/>
                <w:webHidden/>
              </w:rPr>
              <w:instrText xml:space="preserve"> PAGEREF _Toc343846208 \h </w:instrText>
            </w:r>
            <w:r w:rsidR="0060172D">
              <w:rPr>
                <w:noProof/>
                <w:webHidden/>
              </w:rPr>
            </w:r>
            <w:r w:rsidR="0060172D">
              <w:rPr>
                <w:noProof/>
                <w:webHidden/>
              </w:rPr>
              <w:fldChar w:fldCharType="separate"/>
            </w:r>
            <w:r w:rsidR="00FA4272">
              <w:rPr>
                <w:noProof/>
                <w:webHidden/>
              </w:rPr>
              <w:t>5</w:t>
            </w:r>
            <w:r w:rsidR="0060172D">
              <w:rPr>
                <w:noProof/>
                <w:webHidden/>
              </w:rPr>
              <w:fldChar w:fldCharType="end"/>
            </w:r>
          </w:hyperlink>
        </w:p>
        <w:p w:rsidR="0060172D" w:rsidRDefault="008F0821">
          <w:pPr>
            <w:pStyle w:val="TOC1"/>
            <w:tabs>
              <w:tab w:val="right" w:leader="dot" w:pos="10160"/>
            </w:tabs>
            <w:rPr>
              <w:noProof/>
            </w:rPr>
          </w:pPr>
          <w:hyperlink w:anchor="_Toc343846209" w:history="1">
            <w:r w:rsidR="0060172D" w:rsidRPr="00A26105">
              <w:rPr>
                <w:rStyle w:val="Hyperlink"/>
                <w:noProof/>
              </w:rPr>
              <w:t>Initial Setup</w:t>
            </w:r>
            <w:r w:rsidR="0060172D">
              <w:rPr>
                <w:noProof/>
                <w:webHidden/>
              </w:rPr>
              <w:tab/>
            </w:r>
            <w:r w:rsidR="0060172D">
              <w:rPr>
                <w:noProof/>
                <w:webHidden/>
              </w:rPr>
              <w:fldChar w:fldCharType="begin"/>
            </w:r>
            <w:r w:rsidR="0060172D">
              <w:rPr>
                <w:noProof/>
                <w:webHidden/>
              </w:rPr>
              <w:instrText xml:space="preserve"> PAGEREF _Toc343846209 \h </w:instrText>
            </w:r>
            <w:r w:rsidR="0060172D">
              <w:rPr>
                <w:noProof/>
                <w:webHidden/>
              </w:rPr>
            </w:r>
            <w:r w:rsidR="0060172D">
              <w:rPr>
                <w:noProof/>
                <w:webHidden/>
              </w:rPr>
              <w:fldChar w:fldCharType="separate"/>
            </w:r>
            <w:r w:rsidR="00FA4272">
              <w:rPr>
                <w:noProof/>
                <w:webHidden/>
              </w:rPr>
              <w:t>5</w:t>
            </w:r>
            <w:r w:rsidR="0060172D">
              <w:rPr>
                <w:noProof/>
                <w:webHidden/>
              </w:rPr>
              <w:fldChar w:fldCharType="end"/>
            </w:r>
          </w:hyperlink>
        </w:p>
        <w:p w:rsidR="0060172D" w:rsidRDefault="008F0821">
          <w:pPr>
            <w:pStyle w:val="TOC1"/>
            <w:tabs>
              <w:tab w:val="right" w:leader="dot" w:pos="10160"/>
            </w:tabs>
            <w:rPr>
              <w:noProof/>
            </w:rPr>
          </w:pPr>
          <w:hyperlink w:anchor="_Toc343846210" w:history="1">
            <w:r w:rsidR="0060172D" w:rsidRPr="00A26105">
              <w:rPr>
                <w:rStyle w:val="Hyperlink"/>
                <w:noProof/>
              </w:rPr>
              <w:t>Main Windows and Functionality</w:t>
            </w:r>
            <w:r w:rsidR="0060172D">
              <w:rPr>
                <w:noProof/>
                <w:webHidden/>
              </w:rPr>
              <w:tab/>
            </w:r>
            <w:r w:rsidR="0060172D">
              <w:rPr>
                <w:noProof/>
                <w:webHidden/>
              </w:rPr>
              <w:fldChar w:fldCharType="begin"/>
            </w:r>
            <w:r w:rsidR="0060172D">
              <w:rPr>
                <w:noProof/>
                <w:webHidden/>
              </w:rPr>
              <w:instrText xml:space="preserve"> PAGEREF _Toc343846210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8F0821">
          <w:pPr>
            <w:pStyle w:val="TOC1"/>
            <w:tabs>
              <w:tab w:val="right" w:leader="dot" w:pos="10160"/>
            </w:tabs>
            <w:rPr>
              <w:noProof/>
            </w:rPr>
          </w:pPr>
          <w:hyperlink w:anchor="_Toc343846211" w:history="1">
            <w:r w:rsidR="0060172D" w:rsidRPr="00A26105">
              <w:rPr>
                <w:rStyle w:val="Hyperlink"/>
                <w:noProof/>
              </w:rPr>
              <w:t>Setting up a connection</w:t>
            </w:r>
            <w:r w:rsidR="0060172D">
              <w:rPr>
                <w:noProof/>
                <w:webHidden/>
              </w:rPr>
              <w:tab/>
            </w:r>
            <w:r w:rsidR="0060172D">
              <w:rPr>
                <w:noProof/>
                <w:webHidden/>
              </w:rPr>
              <w:fldChar w:fldCharType="begin"/>
            </w:r>
            <w:r w:rsidR="0060172D">
              <w:rPr>
                <w:noProof/>
                <w:webHidden/>
              </w:rPr>
              <w:instrText xml:space="preserve"> PAGEREF _Toc343846211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8F0821">
          <w:pPr>
            <w:pStyle w:val="TOC3"/>
            <w:tabs>
              <w:tab w:val="right" w:leader="dot" w:pos="10160"/>
            </w:tabs>
            <w:rPr>
              <w:noProof/>
            </w:rPr>
          </w:pPr>
          <w:hyperlink w:anchor="_Toc343846212" w:history="1">
            <w:r w:rsidR="0060172D">
              <w:rPr>
                <w:noProof/>
                <w:webHidden/>
              </w:rPr>
              <w:tab/>
            </w:r>
            <w:r w:rsidR="0060172D">
              <w:rPr>
                <w:noProof/>
                <w:webHidden/>
              </w:rPr>
              <w:fldChar w:fldCharType="begin"/>
            </w:r>
            <w:r w:rsidR="0060172D">
              <w:rPr>
                <w:noProof/>
                <w:webHidden/>
              </w:rPr>
              <w:instrText xml:space="preserve"> PAGEREF _Toc343846212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8F0821">
          <w:pPr>
            <w:pStyle w:val="TOC3"/>
            <w:tabs>
              <w:tab w:val="right" w:leader="dot" w:pos="10160"/>
            </w:tabs>
            <w:rPr>
              <w:noProof/>
            </w:rPr>
          </w:pPr>
          <w:hyperlink w:anchor="_Toc343846213" w:history="1">
            <w:r w:rsidR="0060172D" w:rsidRPr="00A26105">
              <w:rPr>
                <w:rStyle w:val="Hyperlink"/>
                <w:noProof/>
              </w:rPr>
              <w:t>Figure 1: Connection Screen</w:t>
            </w:r>
            <w:r w:rsidR="0060172D">
              <w:rPr>
                <w:noProof/>
                <w:webHidden/>
              </w:rPr>
              <w:tab/>
            </w:r>
            <w:r w:rsidR="0060172D">
              <w:rPr>
                <w:noProof/>
                <w:webHidden/>
              </w:rPr>
              <w:fldChar w:fldCharType="begin"/>
            </w:r>
            <w:r w:rsidR="0060172D">
              <w:rPr>
                <w:noProof/>
                <w:webHidden/>
              </w:rPr>
              <w:instrText xml:space="preserve"> PAGEREF _Toc343846213 \h </w:instrText>
            </w:r>
            <w:r w:rsidR="0060172D">
              <w:rPr>
                <w:noProof/>
                <w:webHidden/>
              </w:rPr>
            </w:r>
            <w:r w:rsidR="0060172D">
              <w:rPr>
                <w:noProof/>
                <w:webHidden/>
              </w:rPr>
              <w:fldChar w:fldCharType="separate"/>
            </w:r>
            <w:r w:rsidR="00FA4272">
              <w:rPr>
                <w:noProof/>
                <w:webHidden/>
              </w:rPr>
              <w:t>8</w:t>
            </w:r>
            <w:r w:rsidR="0060172D">
              <w:rPr>
                <w:noProof/>
                <w:webHidden/>
              </w:rPr>
              <w:fldChar w:fldCharType="end"/>
            </w:r>
          </w:hyperlink>
        </w:p>
        <w:p w:rsidR="0060172D" w:rsidRDefault="008F0821">
          <w:pPr>
            <w:pStyle w:val="TOC1"/>
            <w:tabs>
              <w:tab w:val="right" w:leader="dot" w:pos="10160"/>
            </w:tabs>
            <w:rPr>
              <w:noProof/>
            </w:rPr>
          </w:pPr>
          <w:hyperlink w:anchor="_Toc343846214" w:history="1">
            <w:r w:rsidR="0060172D" w:rsidRPr="00A26105">
              <w:rPr>
                <w:rStyle w:val="Hyperlink"/>
                <w:noProof/>
              </w:rPr>
              <w:t>Start processing data</w:t>
            </w:r>
            <w:r w:rsidR="0060172D">
              <w:rPr>
                <w:noProof/>
                <w:webHidden/>
              </w:rPr>
              <w:tab/>
            </w:r>
            <w:r w:rsidR="0060172D">
              <w:rPr>
                <w:noProof/>
                <w:webHidden/>
              </w:rPr>
              <w:fldChar w:fldCharType="begin"/>
            </w:r>
            <w:r w:rsidR="0060172D">
              <w:rPr>
                <w:noProof/>
                <w:webHidden/>
              </w:rPr>
              <w:instrText xml:space="preserve"> PAGEREF _Toc343846214 \h </w:instrText>
            </w:r>
            <w:r w:rsidR="0060172D">
              <w:rPr>
                <w:noProof/>
                <w:webHidden/>
              </w:rPr>
            </w:r>
            <w:r w:rsidR="0060172D">
              <w:rPr>
                <w:noProof/>
                <w:webHidden/>
              </w:rPr>
              <w:fldChar w:fldCharType="separate"/>
            </w:r>
            <w:r w:rsidR="00FA4272">
              <w:rPr>
                <w:noProof/>
                <w:webHidden/>
              </w:rPr>
              <w:t>9</w:t>
            </w:r>
            <w:r w:rsidR="0060172D">
              <w:rPr>
                <w:noProof/>
                <w:webHidden/>
              </w:rPr>
              <w:fldChar w:fldCharType="end"/>
            </w:r>
          </w:hyperlink>
        </w:p>
        <w:p w:rsidR="0060172D" w:rsidRDefault="008F0821">
          <w:pPr>
            <w:pStyle w:val="TOC3"/>
            <w:tabs>
              <w:tab w:val="right" w:leader="dot" w:pos="10160"/>
            </w:tabs>
            <w:rPr>
              <w:noProof/>
            </w:rPr>
          </w:pPr>
          <w:hyperlink w:anchor="_Toc343846215" w:history="1">
            <w:r w:rsidR="0060172D" w:rsidRPr="00A26105">
              <w:rPr>
                <w:rStyle w:val="Hyperlink"/>
                <w:noProof/>
              </w:rPr>
              <w:t>Figure 2: Main Display Window, with full screen selected</w:t>
            </w:r>
            <w:r w:rsidR="0060172D">
              <w:rPr>
                <w:noProof/>
                <w:webHidden/>
              </w:rPr>
              <w:tab/>
            </w:r>
            <w:r w:rsidR="0060172D">
              <w:rPr>
                <w:noProof/>
                <w:webHidden/>
              </w:rPr>
              <w:fldChar w:fldCharType="begin"/>
            </w:r>
            <w:r w:rsidR="0060172D">
              <w:rPr>
                <w:noProof/>
                <w:webHidden/>
              </w:rPr>
              <w:instrText xml:space="preserve"> PAGEREF _Toc343846215 \h </w:instrText>
            </w:r>
            <w:r w:rsidR="0060172D">
              <w:rPr>
                <w:noProof/>
                <w:webHidden/>
              </w:rPr>
            </w:r>
            <w:r w:rsidR="0060172D">
              <w:rPr>
                <w:noProof/>
                <w:webHidden/>
              </w:rPr>
              <w:fldChar w:fldCharType="separate"/>
            </w:r>
            <w:r w:rsidR="00FA4272">
              <w:rPr>
                <w:noProof/>
                <w:webHidden/>
              </w:rPr>
              <w:t>9</w:t>
            </w:r>
            <w:r w:rsidR="0060172D">
              <w:rPr>
                <w:noProof/>
                <w:webHidden/>
              </w:rPr>
              <w:fldChar w:fldCharType="end"/>
            </w:r>
          </w:hyperlink>
        </w:p>
        <w:p w:rsidR="0060172D" w:rsidRDefault="008F0821">
          <w:pPr>
            <w:pStyle w:val="TOC3"/>
            <w:tabs>
              <w:tab w:val="right" w:leader="dot" w:pos="10160"/>
            </w:tabs>
            <w:rPr>
              <w:noProof/>
            </w:rPr>
          </w:pPr>
          <w:hyperlink w:anchor="_Toc343846216" w:history="1">
            <w:r w:rsidR="0060172D" w:rsidRPr="00A26105">
              <w:rPr>
                <w:rStyle w:val="Hyperlink"/>
                <w:noProof/>
              </w:rPr>
              <w:t>Figure 3: Main Display Window (DISPLAY FROZEN)</w:t>
            </w:r>
            <w:r w:rsidR="0060172D">
              <w:rPr>
                <w:noProof/>
                <w:webHidden/>
              </w:rPr>
              <w:tab/>
            </w:r>
            <w:r w:rsidR="0060172D">
              <w:rPr>
                <w:noProof/>
                <w:webHidden/>
              </w:rPr>
              <w:fldChar w:fldCharType="begin"/>
            </w:r>
            <w:r w:rsidR="0060172D">
              <w:rPr>
                <w:noProof/>
                <w:webHidden/>
              </w:rPr>
              <w:instrText xml:space="preserve"> PAGEREF _Toc343846216 \h </w:instrText>
            </w:r>
            <w:r w:rsidR="0060172D">
              <w:rPr>
                <w:noProof/>
                <w:webHidden/>
              </w:rPr>
            </w:r>
            <w:r w:rsidR="0060172D">
              <w:rPr>
                <w:noProof/>
                <w:webHidden/>
              </w:rPr>
              <w:fldChar w:fldCharType="separate"/>
            </w:r>
            <w:r w:rsidR="00FA4272">
              <w:rPr>
                <w:noProof/>
                <w:webHidden/>
              </w:rPr>
              <w:t>10</w:t>
            </w:r>
            <w:r w:rsidR="0060172D">
              <w:rPr>
                <w:noProof/>
                <w:webHidden/>
              </w:rPr>
              <w:fldChar w:fldCharType="end"/>
            </w:r>
          </w:hyperlink>
        </w:p>
        <w:p w:rsidR="0060172D" w:rsidRDefault="008F0821">
          <w:pPr>
            <w:pStyle w:val="TOC3"/>
            <w:tabs>
              <w:tab w:val="right" w:leader="dot" w:pos="10160"/>
            </w:tabs>
            <w:rPr>
              <w:noProof/>
            </w:rPr>
          </w:pPr>
          <w:hyperlink w:anchor="_Toc343846217" w:history="1">
            <w:r w:rsidR="0060172D" w:rsidRPr="00A26105">
              <w:rPr>
                <w:rStyle w:val="Hyperlink"/>
                <w:noProof/>
              </w:rPr>
              <w:t>Figure 4: Main Capture Window</w:t>
            </w:r>
            <w:r w:rsidR="0060172D">
              <w:rPr>
                <w:noProof/>
                <w:webHidden/>
              </w:rPr>
              <w:tab/>
            </w:r>
            <w:r w:rsidR="0060172D">
              <w:rPr>
                <w:noProof/>
                <w:webHidden/>
              </w:rPr>
              <w:fldChar w:fldCharType="begin"/>
            </w:r>
            <w:r w:rsidR="0060172D">
              <w:rPr>
                <w:noProof/>
                <w:webHidden/>
              </w:rPr>
              <w:instrText xml:space="preserve"> PAGEREF _Toc343846217 \h </w:instrText>
            </w:r>
            <w:r w:rsidR="0060172D">
              <w:rPr>
                <w:noProof/>
                <w:webHidden/>
              </w:rPr>
            </w:r>
            <w:r w:rsidR="0060172D">
              <w:rPr>
                <w:noProof/>
                <w:webHidden/>
              </w:rPr>
              <w:fldChar w:fldCharType="separate"/>
            </w:r>
            <w:r w:rsidR="00FA4272">
              <w:rPr>
                <w:noProof/>
                <w:webHidden/>
              </w:rPr>
              <w:t>11</w:t>
            </w:r>
            <w:r w:rsidR="0060172D">
              <w:rPr>
                <w:noProof/>
                <w:webHidden/>
              </w:rPr>
              <w:fldChar w:fldCharType="end"/>
            </w:r>
          </w:hyperlink>
        </w:p>
        <w:p w:rsidR="0060172D" w:rsidRDefault="008F0821">
          <w:pPr>
            <w:pStyle w:val="TOC1"/>
            <w:tabs>
              <w:tab w:val="right" w:leader="dot" w:pos="10160"/>
            </w:tabs>
            <w:rPr>
              <w:noProof/>
            </w:rPr>
          </w:pPr>
          <w:hyperlink w:anchor="_Toc343846218" w:history="1">
            <w:r w:rsidR="0060172D" w:rsidRPr="00A26105">
              <w:rPr>
                <w:rStyle w:val="Hyperlink"/>
                <w:noProof/>
              </w:rPr>
              <w:t>Data Item Presence</w:t>
            </w:r>
            <w:r w:rsidR="0060172D">
              <w:rPr>
                <w:noProof/>
                <w:webHidden/>
              </w:rPr>
              <w:tab/>
            </w:r>
            <w:r w:rsidR="0060172D">
              <w:rPr>
                <w:noProof/>
                <w:webHidden/>
              </w:rPr>
              <w:fldChar w:fldCharType="begin"/>
            </w:r>
            <w:r w:rsidR="0060172D">
              <w:rPr>
                <w:noProof/>
                <w:webHidden/>
              </w:rPr>
              <w:instrText xml:space="preserve"> PAGEREF _Toc343846218 \h </w:instrText>
            </w:r>
            <w:r w:rsidR="0060172D">
              <w:rPr>
                <w:noProof/>
                <w:webHidden/>
              </w:rPr>
            </w:r>
            <w:r w:rsidR="0060172D">
              <w:rPr>
                <w:noProof/>
                <w:webHidden/>
              </w:rPr>
              <w:fldChar w:fldCharType="separate"/>
            </w:r>
            <w:r w:rsidR="00FA4272">
              <w:rPr>
                <w:noProof/>
                <w:webHidden/>
              </w:rPr>
              <w:t>12</w:t>
            </w:r>
            <w:r w:rsidR="0060172D">
              <w:rPr>
                <w:noProof/>
                <w:webHidden/>
              </w:rPr>
              <w:fldChar w:fldCharType="end"/>
            </w:r>
          </w:hyperlink>
        </w:p>
        <w:p w:rsidR="0060172D" w:rsidRDefault="008F0821">
          <w:pPr>
            <w:pStyle w:val="TOC3"/>
            <w:tabs>
              <w:tab w:val="right" w:leader="dot" w:pos="10160"/>
            </w:tabs>
            <w:rPr>
              <w:noProof/>
            </w:rPr>
          </w:pPr>
          <w:hyperlink w:anchor="_Toc343846219" w:history="1">
            <w:r w:rsidR="0060172D" w:rsidRPr="00A26105">
              <w:rPr>
                <w:rStyle w:val="Hyperlink"/>
                <w:noProof/>
              </w:rPr>
              <w:t>Figure 5: Data Item presences</w:t>
            </w:r>
            <w:r w:rsidR="0060172D">
              <w:rPr>
                <w:noProof/>
                <w:webHidden/>
              </w:rPr>
              <w:tab/>
            </w:r>
            <w:r w:rsidR="0060172D">
              <w:rPr>
                <w:noProof/>
                <w:webHidden/>
              </w:rPr>
              <w:fldChar w:fldCharType="begin"/>
            </w:r>
            <w:r w:rsidR="0060172D">
              <w:rPr>
                <w:noProof/>
                <w:webHidden/>
              </w:rPr>
              <w:instrText xml:space="preserve"> PAGEREF _Toc343846219 \h </w:instrText>
            </w:r>
            <w:r w:rsidR="0060172D">
              <w:rPr>
                <w:noProof/>
                <w:webHidden/>
              </w:rPr>
            </w:r>
            <w:r w:rsidR="0060172D">
              <w:rPr>
                <w:noProof/>
                <w:webHidden/>
              </w:rPr>
              <w:fldChar w:fldCharType="separate"/>
            </w:r>
            <w:r w:rsidR="00FA4272">
              <w:rPr>
                <w:noProof/>
                <w:webHidden/>
              </w:rPr>
              <w:t>12</w:t>
            </w:r>
            <w:r w:rsidR="0060172D">
              <w:rPr>
                <w:noProof/>
                <w:webHidden/>
              </w:rPr>
              <w:fldChar w:fldCharType="end"/>
            </w:r>
          </w:hyperlink>
        </w:p>
        <w:p w:rsidR="0060172D" w:rsidRDefault="008F0821">
          <w:pPr>
            <w:pStyle w:val="TOC1"/>
            <w:tabs>
              <w:tab w:val="right" w:leader="dot" w:pos="10160"/>
            </w:tabs>
            <w:rPr>
              <w:noProof/>
            </w:rPr>
          </w:pPr>
          <w:hyperlink w:anchor="_Toc343846220" w:history="1">
            <w:r w:rsidR="0060172D" w:rsidRPr="00A26105">
              <w:rPr>
                <w:rStyle w:val="Hyperlink"/>
                <w:noProof/>
              </w:rPr>
              <w:t>Data Item View</w:t>
            </w:r>
            <w:r w:rsidR="0060172D">
              <w:rPr>
                <w:noProof/>
                <w:webHidden/>
              </w:rPr>
              <w:tab/>
            </w:r>
            <w:r w:rsidR="0060172D">
              <w:rPr>
                <w:noProof/>
                <w:webHidden/>
              </w:rPr>
              <w:fldChar w:fldCharType="begin"/>
            </w:r>
            <w:r w:rsidR="0060172D">
              <w:rPr>
                <w:noProof/>
                <w:webHidden/>
              </w:rPr>
              <w:instrText xml:space="preserve"> PAGEREF _Toc343846220 \h </w:instrText>
            </w:r>
            <w:r w:rsidR="0060172D">
              <w:rPr>
                <w:noProof/>
                <w:webHidden/>
              </w:rPr>
            </w:r>
            <w:r w:rsidR="0060172D">
              <w:rPr>
                <w:noProof/>
                <w:webHidden/>
              </w:rPr>
              <w:fldChar w:fldCharType="separate"/>
            </w:r>
            <w:r w:rsidR="00FA4272">
              <w:rPr>
                <w:noProof/>
                <w:webHidden/>
              </w:rPr>
              <w:t>13</w:t>
            </w:r>
            <w:r w:rsidR="0060172D">
              <w:rPr>
                <w:noProof/>
                <w:webHidden/>
              </w:rPr>
              <w:fldChar w:fldCharType="end"/>
            </w:r>
          </w:hyperlink>
        </w:p>
        <w:p w:rsidR="0060172D" w:rsidRDefault="008F0821">
          <w:pPr>
            <w:pStyle w:val="TOC3"/>
            <w:tabs>
              <w:tab w:val="right" w:leader="dot" w:pos="10160"/>
            </w:tabs>
            <w:rPr>
              <w:noProof/>
            </w:rPr>
          </w:pPr>
          <w:hyperlink w:anchor="_Toc343846221" w:history="1">
            <w:r w:rsidR="0060172D" w:rsidRPr="00A26105">
              <w:rPr>
                <w:rStyle w:val="Hyperlink"/>
                <w:noProof/>
              </w:rPr>
              <w:t>Figure 6: Data Item View</w:t>
            </w:r>
            <w:r w:rsidR="0060172D">
              <w:rPr>
                <w:noProof/>
                <w:webHidden/>
              </w:rPr>
              <w:tab/>
            </w:r>
            <w:r w:rsidR="0060172D">
              <w:rPr>
                <w:noProof/>
                <w:webHidden/>
              </w:rPr>
              <w:fldChar w:fldCharType="begin"/>
            </w:r>
            <w:r w:rsidR="0060172D">
              <w:rPr>
                <w:noProof/>
                <w:webHidden/>
              </w:rPr>
              <w:instrText xml:space="preserve"> PAGEREF _Toc343846221 \h </w:instrText>
            </w:r>
            <w:r w:rsidR="0060172D">
              <w:rPr>
                <w:noProof/>
                <w:webHidden/>
              </w:rPr>
            </w:r>
            <w:r w:rsidR="0060172D">
              <w:rPr>
                <w:noProof/>
                <w:webHidden/>
              </w:rPr>
              <w:fldChar w:fldCharType="separate"/>
            </w:r>
            <w:r w:rsidR="00FA4272">
              <w:rPr>
                <w:noProof/>
                <w:webHidden/>
              </w:rPr>
              <w:t>13</w:t>
            </w:r>
            <w:r w:rsidR="0060172D">
              <w:rPr>
                <w:noProof/>
                <w:webHidden/>
              </w:rPr>
              <w:fldChar w:fldCharType="end"/>
            </w:r>
          </w:hyperlink>
        </w:p>
        <w:p w:rsidR="0060172D" w:rsidRDefault="008F0821">
          <w:pPr>
            <w:pStyle w:val="TOC1"/>
            <w:tabs>
              <w:tab w:val="right" w:leader="dot" w:pos="10160"/>
            </w:tabs>
            <w:rPr>
              <w:noProof/>
            </w:rPr>
          </w:pPr>
          <w:hyperlink w:anchor="_Toc343846222" w:history="1">
            <w:r w:rsidR="0060172D" w:rsidRPr="00A26105">
              <w:rPr>
                <w:rStyle w:val="Hyperlink"/>
                <w:noProof/>
              </w:rPr>
              <w:t>View by Mode-A Code</w:t>
            </w:r>
            <w:r w:rsidR="0060172D">
              <w:rPr>
                <w:noProof/>
                <w:webHidden/>
              </w:rPr>
              <w:tab/>
            </w:r>
            <w:r w:rsidR="0060172D">
              <w:rPr>
                <w:noProof/>
                <w:webHidden/>
              </w:rPr>
              <w:fldChar w:fldCharType="begin"/>
            </w:r>
            <w:r w:rsidR="0060172D">
              <w:rPr>
                <w:noProof/>
                <w:webHidden/>
              </w:rPr>
              <w:instrText xml:space="preserve"> PAGEREF _Toc343846222 \h </w:instrText>
            </w:r>
            <w:r w:rsidR="0060172D">
              <w:rPr>
                <w:noProof/>
                <w:webHidden/>
              </w:rPr>
            </w:r>
            <w:r w:rsidR="0060172D">
              <w:rPr>
                <w:noProof/>
                <w:webHidden/>
              </w:rPr>
              <w:fldChar w:fldCharType="separate"/>
            </w:r>
            <w:r w:rsidR="00FA4272">
              <w:rPr>
                <w:noProof/>
                <w:webHidden/>
              </w:rPr>
              <w:t>14</w:t>
            </w:r>
            <w:r w:rsidR="0060172D">
              <w:rPr>
                <w:noProof/>
                <w:webHidden/>
              </w:rPr>
              <w:fldChar w:fldCharType="end"/>
            </w:r>
          </w:hyperlink>
        </w:p>
        <w:p w:rsidR="0060172D" w:rsidRDefault="008F0821">
          <w:pPr>
            <w:pStyle w:val="TOC3"/>
            <w:tabs>
              <w:tab w:val="right" w:leader="dot" w:pos="10160"/>
            </w:tabs>
            <w:rPr>
              <w:noProof/>
            </w:rPr>
          </w:pPr>
          <w:hyperlink w:anchor="_Toc343846223" w:history="1">
            <w:r w:rsidR="0060172D" w:rsidRPr="00A26105">
              <w:rPr>
                <w:rStyle w:val="Hyperlink"/>
                <w:noProof/>
              </w:rPr>
              <w:t>Figure 7: View data by SSR code</w:t>
            </w:r>
            <w:r w:rsidR="0060172D">
              <w:rPr>
                <w:noProof/>
                <w:webHidden/>
              </w:rPr>
              <w:tab/>
            </w:r>
            <w:r w:rsidR="0060172D">
              <w:rPr>
                <w:noProof/>
                <w:webHidden/>
              </w:rPr>
              <w:fldChar w:fldCharType="begin"/>
            </w:r>
            <w:r w:rsidR="0060172D">
              <w:rPr>
                <w:noProof/>
                <w:webHidden/>
              </w:rPr>
              <w:instrText xml:space="preserve"> PAGEREF _Toc343846223 \h </w:instrText>
            </w:r>
            <w:r w:rsidR="0060172D">
              <w:rPr>
                <w:noProof/>
                <w:webHidden/>
              </w:rPr>
            </w:r>
            <w:r w:rsidR="0060172D">
              <w:rPr>
                <w:noProof/>
                <w:webHidden/>
              </w:rPr>
              <w:fldChar w:fldCharType="separate"/>
            </w:r>
            <w:r w:rsidR="00FA4272">
              <w:rPr>
                <w:noProof/>
                <w:webHidden/>
              </w:rPr>
              <w:t>14</w:t>
            </w:r>
            <w:r w:rsidR="0060172D">
              <w:rPr>
                <w:noProof/>
                <w:webHidden/>
              </w:rPr>
              <w:fldChar w:fldCharType="end"/>
            </w:r>
          </w:hyperlink>
        </w:p>
        <w:p w:rsidR="0060172D" w:rsidRDefault="008F0821">
          <w:pPr>
            <w:pStyle w:val="TOC1"/>
            <w:tabs>
              <w:tab w:val="right" w:leader="dot" w:pos="10160"/>
            </w:tabs>
            <w:rPr>
              <w:noProof/>
            </w:rPr>
          </w:pPr>
          <w:hyperlink w:anchor="_Toc343846224" w:history="1">
            <w:r w:rsidR="0060172D" w:rsidRPr="00A26105">
              <w:rPr>
                <w:rStyle w:val="Hyperlink"/>
                <w:noProof/>
              </w:rPr>
              <w:t>Export (Earth Plot or GePath)</w:t>
            </w:r>
            <w:r w:rsidR="0060172D">
              <w:rPr>
                <w:noProof/>
                <w:webHidden/>
              </w:rPr>
              <w:tab/>
            </w:r>
            <w:r w:rsidR="0060172D">
              <w:rPr>
                <w:noProof/>
                <w:webHidden/>
              </w:rPr>
              <w:fldChar w:fldCharType="begin"/>
            </w:r>
            <w:r w:rsidR="0060172D">
              <w:rPr>
                <w:noProof/>
                <w:webHidden/>
              </w:rPr>
              <w:instrText xml:space="preserve"> PAGEREF _Toc343846224 \h </w:instrText>
            </w:r>
            <w:r w:rsidR="0060172D">
              <w:rPr>
                <w:noProof/>
                <w:webHidden/>
              </w:rPr>
            </w:r>
            <w:r w:rsidR="0060172D">
              <w:rPr>
                <w:noProof/>
                <w:webHidden/>
              </w:rPr>
              <w:fldChar w:fldCharType="separate"/>
            </w:r>
            <w:r w:rsidR="00FA4272">
              <w:rPr>
                <w:noProof/>
                <w:webHidden/>
              </w:rPr>
              <w:t>15</w:t>
            </w:r>
            <w:r w:rsidR="0060172D">
              <w:rPr>
                <w:noProof/>
                <w:webHidden/>
              </w:rPr>
              <w:fldChar w:fldCharType="end"/>
            </w:r>
          </w:hyperlink>
        </w:p>
        <w:p w:rsidR="0060172D" w:rsidRDefault="008F0821">
          <w:pPr>
            <w:pStyle w:val="TOC3"/>
            <w:tabs>
              <w:tab w:val="right" w:leader="dot" w:pos="10160"/>
            </w:tabs>
            <w:rPr>
              <w:noProof/>
            </w:rPr>
          </w:pPr>
          <w:hyperlink w:anchor="_Toc343846225" w:history="1">
            <w:r w:rsidR="0060172D" w:rsidRPr="00A26105">
              <w:rPr>
                <w:rStyle w:val="Hyperlink"/>
                <w:noProof/>
              </w:rPr>
              <w:t>Figure 8: Export to Earth Plot format by Mode-A code</w:t>
            </w:r>
            <w:r w:rsidR="0060172D">
              <w:rPr>
                <w:noProof/>
                <w:webHidden/>
              </w:rPr>
              <w:tab/>
            </w:r>
            <w:r w:rsidR="0060172D">
              <w:rPr>
                <w:noProof/>
                <w:webHidden/>
              </w:rPr>
              <w:fldChar w:fldCharType="begin"/>
            </w:r>
            <w:r w:rsidR="0060172D">
              <w:rPr>
                <w:noProof/>
                <w:webHidden/>
              </w:rPr>
              <w:instrText xml:space="preserve"> PAGEREF _Toc343846225 \h </w:instrText>
            </w:r>
            <w:r w:rsidR="0060172D">
              <w:rPr>
                <w:noProof/>
                <w:webHidden/>
              </w:rPr>
            </w:r>
            <w:r w:rsidR="0060172D">
              <w:rPr>
                <w:noProof/>
                <w:webHidden/>
              </w:rPr>
              <w:fldChar w:fldCharType="separate"/>
            </w:r>
            <w:r w:rsidR="00FA4272">
              <w:rPr>
                <w:noProof/>
                <w:webHidden/>
              </w:rPr>
              <w:t>15</w:t>
            </w:r>
            <w:r w:rsidR="0060172D">
              <w:rPr>
                <w:noProof/>
                <w:webHidden/>
              </w:rPr>
              <w:fldChar w:fldCharType="end"/>
            </w:r>
          </w:hyperlink>
        </w:p>
        <w:p w:rsidR="0060172D" w:rsidRDefault="008F0821">
          <w:pPr>
            <w:pStyle w:val="TOC3"/>
            <w:tabs>
              <w:tab w:val="right" w:leader="dot" w:pos="10160"/>
            </w:tabs>
            <w:rPr>
              <w:noProof/>
            </w:rPr>
          </w:pPr>
          <w:hyperlink w:anchor="_Toc343846226" w:history="1">
            <w:r w:rsidR="0060172D" w:rsidRPr="00A26105">
              <w:rPr>
                <w:rStyle w:val="Hyperlink"/>
                <w:noProof/>
              </w:rPr>
              <w:t>Figure 9: 3D example in Google Earth of two (black and pink) landings at Sarajevo airpot.</w:t>
            </w:r>
            <w:r w:rsidR="0060172D">
              <w:rPr>
                <w:noProof/>
                <w:webHidden/>
              </w:rPr>
              <w:tab/>
            </w:r>
            <w:r w:rsidR="0060172D">
              <w:rPr>
                <w:noProof/>
                <w:webHidden/>
              </w:rPr>
              <w:fldChar w:fldCharType="begin"/>
            </w:r>
            <w:r w:rsidR="0060172D">
              <w:rPr>
                <w:noProof/>
                <w:webHidden/>
              </w:rPr>
              <w:instrText xml:space="preserve"> PAGEREF _Toc343846226 \h </w:instrText>
            </w:r>
            <w:r w:rsidR="0060172D">
              <w:rPr>
                <w:noProof/>
                <w:webHidden/>
              </w:rPr>
            </w:r>
            <w:r w:rsidR="0060172D">
              <w:rPr>
                <w:noProof/>
                <w:webHidden/>
              </w:rPr>
              <w:fldChar w:fldCharType="separate"/>
            </w:r>
            <w:r w:rsidR="00FA4272">
              <w:rPr>
                <w:noProof/>
                <w:webHidden/>
              </w:rPr>
              <w:t>15</w:t>
            </w:r>
            <w:r w:rsidR="0060172D">
              <w:rPr>
                <w:noProof/>
                <w:webHidden/>
              </w:rPr>
              <w:fldChar w:fldCharType="end"/>
            </w:r>
          </w:hyperlink>
        </w:p>
        <w:p w:rsidR="0060172D" w:rsidRDefault="008F0821">
          <w:pPr>
            <w:pStyle w:val="TOC1"/>
            <w:tabs>
              <w:tab w:val="right" w:leader="dot" w:pos="10160"/>
            </w:tabs>
            <w:rPr>
              <w:noProof/>
            </w:rPr>
          </w:pPr>
          <w:hyperlink w:anchor="_Toc343846227" w:history="1">
            <w:r w:rsidR="0060172D" w:rsidRPr="00A26105">
              <w:rPr>
                <w:rStyle w:val="Hyperlink"/>
                <w:noProof/>
              </w:rPr>
              <w:t>Live Display in Google Earth</w:t>
            </w:r>
            <w:r w:rsidR="0060172D">
              <w:rPr>
                <w:noProof/>
                <w:webHidden/>
              </w:rPr>
              <w:tab/>
            </w:r>
            <w:r w:rsidR="0060172D">
              <w:rPr>
                <w:noProof/>
                <w:webHidden/>
              </w:rPr>
              <w:fldChar w:fldCharType="begin"/>
            </w:r>
            <w:r w:rsidR="0060172D">
              <w:rPr>
                <w:noProof/>
                <w:webHidden/>
              </w:rPr>
              <w:instrText xml:space="preserve"> PAGEREF _Toc343846227 \h </w:instrText>
            </w:r>
            <w:r w:rsidR="0060172D">
              <w:rPr>
                <w:noProof/>
                <w:webHidden/>
              </w:rPr>
            </w:r>
            <w:r w:rsidR="0060172D">
              <w:rPr>
                <w:noProof/>
                <w:webHidden/>
              </w:rPr>
              <w:fldChar w:fldCharType="separate"/>
            </w:r>
            <w:r w:rsidR="00FA4272">
              <w:rPr>
                <w:noProof/>
                <w:webHidden/>
              </w:rPr>
              <w:t>16</w:t>
            </w:r>
            <w:r w:rsidR="0060172D">
              <w:rPr>
                <w:noProof/>
                <w:webHidden/>
              </w:rPr>
              <w:fldChar w:fldCharType="end"/>
            </w:r>
          </w:hyperlink>
        </w:p>
        <w:p w:rsidR="0060172D" w:rsidRDefault="008F0821">
          <w:pPr>
            <w:pStyle w:val="TOC3"/>
            <w:tabs>
              <w:tab w:val="right" w:leader="dot" w:pos="10160"/>
            </w:tabs>
            <w:rPr>
              <w:noProof/>
            </w:rPr>
          </w:pPr>
          <w:hyperlink w:anchor="_Toc343846228" w:history="1">
            <w:r w:rsidR="0060172D" w:rsidRPr="00A26105">
              <w:rPr>
                <w:rStyle w:val="Hyperlink"/>
                <w:noProof/>
              </w:rPr>
              <w:t>Figure 10: Live traffic display in Google Earth</w:t>
            </w:r>
            <w:r w:rsidR="0060172D">
              <w:rPr>
                <w:noProof/>
                <w:webHidden/>
              </w:rPr>
              <w:tab/>
            </w:r>
            <w:r w:rsidR="0060172D">
              <w:rPr>
                <w:noProof/>
                <w:webHidden/>
              </w:rPr>
              <w:fldChar w:fldCharType="begin"/>
            </w:r>
            <w:r w:rsidR="0060172D">
              <w:rPr>
                <w:noProof/>
                <w:webHidden/>
              </w:rPr>
              <w:instrText xml:space="preserve"> PAGEREF _Toc343846228 \h </w:instrText>
            </w:r>
            <w:r w:rsidR="0060172D">
              <w:rPr>
                <w:noProof/>
                <w:webHidden/>
              </w:rPr>
            </w:r>
            <w:r w:rsidR="0060172D">
              <w:rPr>
                <w:noProof/>
                <w:webHidden/>
              </w:rPr>
              <w:fldChar w:fldCharType="separate"/>
            </w:r>
            <w:r w:rsidR="00FA4272">
              <w:rPr>
                <w:noProof/>
                <w:webHidden/>
              </w:rPr>
              <w:t>16</w:t>
            </w:r>
            <w:r w:rsidR="0060172D">
              <w:rPr>
                <w:noProof/>
                <w:webHidden/>
              </w:rPr>
              <w:fldChar w:fldCharType="end"/>
            </w:r>
          </w:hyperlink>
        </w:p>
        <w:p w:rsidR="0060172D" w:rsidRDefault="008F0821">
          <w:pPr>
            <w:pStyle w:val="TOC3"/>
            <w:tabs>
              <w:tab w:val="right" w:leader="dot" w:pos="10160"/>
            </w:tabs>
            <w:rPr>
              <w:noProof/>
            </w:rPr>
          </w:pPr>
          <w:hyperlink w:anchor="_Toc343846229" w:history="1">
            <w:r w:rsidR="0060172D" w:rsidRPr="00A26105">
              <w:rPr>
                <w:rStyle w:val="Hyperlink"/>
                <w:noProof/>
              </w:rPr>
              <w:t>Figure 11: Settings of Google Earth</w:t>
            </w:r>
            <w:r w:rsidR="0060172D">
              <w:rPr>
                <w:noProof/>
                <w:webHidden/>
              </w:rPr>
              <w:tab/>
            </w:r>
            <w:r w:rsidR="0060172D">
              <w:rPr>
                <w:noProof/>
                <w:webHidden/>
              </w:rPr>
              <w:fldChar w:fldCharType="begin"/>
            </w:r>
            <w:r w:rsidR="0060172D">
              <w:rPr>
                <w:noProof/>
                <w:webHidden/>
              </w:rPr>
              <w:instrText xml:space="preserve"> PAGEREF _Toc343846229 \h </w:instrText>
            </w:r>
            <w:r w:rsidR="0060172D">
              <w:rPr>
                <w:noProof/>
                <w:webHidden/>
              </w:rPr>
            </w:r>
            <w:r w:rsidR="0060172D">
              <w:rPr>
                <w:noProof/>
                <w:webHidden/>
              </w:rPr>
              <w:fldChar w:fldCharType="separate"/>
            </w:r>
            <w:r w:rsidR="00FA4272">
              <w:rPr>
                <w:noProof/>
                <w:webHidden/>
              </w:rPr>
              <w:t>17</w:t>
            </w:r>
            <w:r w:rsidR="0060172D">
              <w:rPr>
                <w:noProof/>
                <w:webHidden/>
              </w:rPr>
              <w:fldChar w:fldCharType="end"/>
            </w:r>
          </w:hyperlink>
        </w:p>
        <w:p w:rsidR="0060172D" w:rsidRDefault="008F0821">
          <w:pPr>
            <w:pStyle w:val="TOC1"/>
            <w:tabs>
              <w:tab w:val="right" w:leader="dot" w:pos="10160"/>
            </w:tabs>
            <w:rPr>
              <w:noProof/>
            </w:rPr>
          </w:pPr>
          <w:hyperlink w:anchor="_Toc343846230" w:history="1">
            <w:r w:rsidR="0060172D" w:rsidRPr="00A26105">
              <w:rPr>
                <w:rStyle w:val="Hyperlink"/>
                <w:noProof/>
              </w:rPr>
              <w:t>Local Plot/Track Display</w:t>
            </w:r>
            <w:r w:rsidR="0060172D">
              <w:rPr>
                <w:noProof/>
                <w:webHidden/>
              </w:rPr>
              <w:tab/>
            </w:r>
            <w:r w:rsidR="0060172D">
              <w:rPr>
                <w:noProof/>
                <w:webHidden/>
              </w:rPr>
              <w:fldChar w:fldCharType="begin"/>
            </w:r>
            <w:r w:rsidR="0060172D">
              <w:rPr>
                <w:noProof/>
                <w:webHidden/>
              </w:rPr>
              <w:instrText xml:space="preserve"> PAGEREF _Toc343846230 \h </w:instrText>
            </w:r>
            <w:r w:rsidR="0060172D">
              <w:rPr>
                <w:noProof/>
                <w:webHidden/>
              </w:rPr>
            </w:r>
            <w:r w:rsidR="0060172D">
              <w:rPr>
                <w:noProof/>
                <w:webHidden/>
              </w:rPr>
              <w:fldChar w:fldCharType="separate"/>
            </w:r>
            <w:r w:rsidR="00FA4272">
              <w:rPr>
                <w:noProof/>
                <w:webHidden/>
              </w:rPr>
              <w:t>17</w:t>
            </w:r>
            <w:r w:rsidR="0060172D">
              <w:rPr>
                <w:noProof/>
                <w:webHidden/>
              </w:rPr>
              <w:fldChar w:fldCharType="end"/>
            </w:r>
          </w:hyperlink>
        </w:p>
        <w:p w:rsidR="0060172D" w:rsidRDefault="008F0821">
          <w:pPr>
            <w:pStyle w:val="TOC3"/>
            <w:tabs>
              <w:tab w:val="right" w:leader="dot" w:pos="10160"/>
            </w:tabs>
            <w:rPr>
              <w:noProof/>
            </w:rPr>
          </w:pPr>
          <w:hyperlink w:anchor="_Toc343846231" w:history="1">
            <w:r w:rsidR="0060172D" w:rsidRPr="00A26105">
              <w:rPr>
                <w:rStyle w:val="Hyperlink"/>
                <w:noProof/>
              </w:rPr>
              <w:t>Figure 12: Map with user defined and Google terrain overlay</w:t>
            </w:r>
            <w:r w:rsidR="0060172D">
              <w:rPr>
                <w:noProof/>
                <w:webHidden/>
              </w:rPr>
              <w:tab/>
            </w:r>
            <w:r w:rsidR="0060172D">
              <w:rPr>
                <w:noProof/>
                <w:webHidden/>
              </w:rPr>
              <w:fldChar w:fldCharType="begin"/>
            </w:r>
            <w:r w:rsidR="0060172D">
              <w:rPr>
                <w:noProof/>
                <w:webHidden/>
              </w:rPr>
              <w:instrText xml:space="preserve"> PAGEREF _Toc343846231 \h </w:instrText>
            </w:r>
            <w:r w:rsidR="0060172D">
              <w:rPr>
                <w:noProof/>
                <w:webHidden/>
              </w:rPr>
            </w:r>
            <w:r w:rsidR="0060172D">
              <w:rPr>
                <w:noProof/>
                <w:webHidden/>
              </w:rPr>
              <w:fldChar w:fldCharType="separate"/>
            </w:r>
            <w:r w:rsidR="00FA4272">
              <w:rPr>
                <w:noProof/>
                <w:webHidden/>
              </w:rPr>
              <w:t>18</w:t>
            </w:r>
            <w:r w:rsidR="0060172D">
              <w:rPr>
                <w:noProof/>
                <w:webHidden/>
              </w:rPr>
              <w:fldChar w:fldCharType="end"/>
            </w:r>
          </w:hyperlink>
        </w:p>
        <w:p w:rsidR="0060172D" w:rsidRDefault="008F0821">
          <w:pPr>
            <w:pStyle w:val="TOC3"/>
            <w:tabs>
              <w:tab w:val="right" w:leader="dot" w:pos="10160"/>
            </w:tabs>
            <w:rPr>
              <w:noProof/>
            </w:rPr>
          </w:pPr>
          <w:hyperlink w:anchor="_Toc343846232" w:history="1">
            <w:r w:rsidR="0060172D" w:rsidRPr="00A26105">
              <w:rPr>
                <w:rStyle w:val="Hyperlink"/>
                <w:noProof/>
              </w:rPr>
              <w:t>Figure 13: Passive display no filter</w:t>
            </w:r>
            <w:r w:rsidR="0060172D">
              <w:rPr>
                <w:noProof/>
                <w:webHidden/>
              </w:rPr>
              <w:tab/>
            </w:r>
            <w:r w:rsidR="0060172D">
              <w:rPr>
                <w:noProof/>
                <w:webHidden/>
              </w:rPr>
              <w:fldChar w:fldCharType="begin"/>
            </w:r>
            <w:r w:rsidR="0060172D">
              <w:rPr>
                <w:noProof/>
                <w:webHidden/>
              </w:rPr>
              <w:instrText xml:space="preserve"> PAGEREF _Toc343846232 \h </w:instrText>
            </w:r>
            <w:r w:rsidR="0060172D">
              <w:rPr>
                <w:noProof/>
                <w:webHidden/>
              </w:rPr>
            </w:r>
            <w:r w:rsidR="0060172D">
              <w:rPr>
                <w:noProof/>
                <w:webHidden/>
              </w:rPr>
              <w:fldChar w:fldCharType="separate"/>
            </w:r>
            <w:r w:rsidR="00FA4272">
              <w:rPr>
                <w:noProof/>
                <w:webHidden/>
              </w:rPr>
              <w:t>19</w:t>
            </w:r>
            <w:r w:rsidR="0060172D">
              <w:rPr>
                <w:noProof/>
                <w:webHidden/>
              </w:rPr>
              <w:fldChar w:fldCharType="end"/>
            </w:r>
          </w:hyperlink>
        </w:p>
        <w:p w:rsidR="0060172D" w:rsidRDefault="008F0821">
          <w:pPr>
            <w:pStyle w:val="TOC3"/>
            <w:tabs>
              <w:tab w:val="right" w:leader="dot" w:pos="10160"/>
            </w:tabs>
            <w:rPr>
              <w:noProof/>
            </w:rPr>
          </w:pPr>
          <w:hyperlink w:anchor="_Toc343846233" w:history="1">
            <w:r w:rsidR="0060172D" w:rsidRPr="00A26105">
              <w:rPr>
                <w:rStyle w:val="Hyperlink"/>
                <w:noProof/>
              </w:rPr>
              <w:t>Figure 14: Passive filter – by Mode-A code</w:t>
            </w:r>
            <w:r w:rsidR="0060172D">
              <w:rPr>
                <w:noProof/>
                <w:webHidden/>
              </w:rPr>
              <w:tab/>
            </w:r>
            <w:r w:rsidR="0060172D">
              <w:rPr>
                <w:noProof/>
                <w:webHidden/>
              </w:rPr>
              <w:fldChar w:fldCharType="begin"/>
            </w:r>
            <w:r w:rsidR="0060172D">
              <w:rPr>
                <w:noProof/>
                <w:webHidden/>
              </w:rPr>
              <w:instrText xml:space="preserve"> PAGEREF _Toc343846233 \h </w:instrText>
            </w:r>
            <w:r w:rsidR="0060172D">
              <w:rPr>
                <w:noProof/>
                <w:webHidden/>
              </w:rPr>
            </w:r>
            <w:r w:rsidR="0060172D">
              <w:rPr>
                <w:noProof/>
                <w:webHidden/>
              </w:rPr>
              <w:fldChar w:fldCharType="separate"/>
            </w:r>
            <w:r w:rsidR="00FA4272">
              <w:rPr>
                <w:noProof/>
                <w:webHidden/>
              </w:rPr>
              <w:t>19</w:t>
            </w:r>
            <w:r w:rsidR="0060172D">
              <w:rPr>
                <w:noProof/>
                <w:webHidden/>
              </w:rPr>
              <w:fldChar w:fldCharType="end"/>
            </w:r>
          </w:hyperlink>
        </w:p>
        <w:p w:rsidR="0060172D" w:rsidRDefault="008F0821">
          <w:pPr>
            <w:pStyle w:val="TOC1"/>
            <w:tabs>
              <w:tab w:val="right" w:leader="dot" w:pos="10160"/>
            </w:tabs>
            <w:rPr>
              <w:noProof/>
            </w:rPr>
          </w:pPr>
          <w:hyperlink w:anchor="_Toc343846234" w:history="1">
            <w:r w:rsidR="0060172D" w:rsidRPr="00A26105">
              <w:rPr>
                <w:rStyle w:val="Hyperlink"/>
                <w:noProof/>
              </w:rPr>
              <w:t>Track Label</w:t>
            </w:r>
            <w:r w:rsidR="0060172D">
              <w:rPr>
                <w:noProof/>
                <w:webHidden/>
              </w:rPr>
              <w:tab/>
            </w:r>
            <w:r w:rsidR="0060172D">
              <w:rPr>
                <w:noProof/>
                <w:webHidden/>
              </w:rPr>
              <w:fldChar w:fldCharType="begin"/>
            </w:r>
            <w:r w:rsidR="0060172D">
              <w:rPr>
                <w:noProof/>
                <w:webHidden/>
              </w:rPr>
              <w:instrText xml:space="preserve"> PAGEREF _Toc343846234 \h </w:instrText>
            </w:r>
            <w:r w:rsidR="0060172D">
              <w:rPr>
                <w:noProof/>
                <w:webHidden/>
              </w:rPr>
            </w:r>
            <w:r w:rsidR="0060172D">
              <w:rPr>
                <w:noProof/>
                <w:webHidden/>
              </w:rPr>
              <w:fldChar w:fldCharType="separate"/>
            </w:r>
            <w:r w:rsidR="00FA4272">
              <w:rPr>
                <w:noProof/>
                <w:webHidden/>
              </w:rPr>
              <w:t>20</w:t>
            </w:r>
            <w:r w:rsidR="0060172D">
              <w:rPr>
                <w:noProof/>
                <w:webHidden/>
              </w:rPr>
              <w:fldChar w:fldCharType="end"/>
            </w:r>
          </w:hyperlink>
        </w:p>
        <w:p w:rsidR="0060172D" w:rsidRDefault="008F0821">
          <w:pPr>
            <w:pStyle w:val="TOC3"/>
            <w:tabs>
              <w:tab w:val="right" w:leader="dot" w:pos="10160"/>
            </w:tabs>
            <w:rPr>
              <w:noProof/>
            </w:rPr>
          </w:pPr>
          <w:hyperlink w:anchor="_Toc343846235" w:history="1">
            <w:r w:rsidR="0060172D" w:rsidRPr="00A26105">
              <w:rPr>
                <w:rStyle w:val="Hyperlink"/>
                <w:noProof/>
              </w:rPr>
              <w:t>Figure 15: Label Example (selected)</w:t>
            </w:r>
            <w:r w:rsidR="0060172D">
              <w:rPr>
                <w:noProof/>
                <w:webHidden/>
              </w:rPr>
              <w:tab/>
            </w:r>
            <w:r w:rsidR="0060172D">
              <w:rPr>
                <w:noProof/>
                <w:webHidden/>
              </w:rPr>
              <w:fldChar w:fldCharType="begin"/>
            </w:r>
            <w:r w:rsidR="0060172D">
              <w:rPr>
                <w:noProof/>
                <w:webHidden/>
              </w:rPr>
              <w:instrText xml:space="preserve"> PAGEREF _Toc343846235 \h </w:instrText>
            </w:r>
            <w:r w:rsidR="0060172D">
              <w:rPr>
                <w:noProof/>
                <w:webHidden/>
              </w:rPr>
            </w:r>
            <w:r w:rsidR="0060172D">
              <w:rPr>
                <w:noProof/>
                <w:webHidden/>
              </w:rPr>
              <w:fldChar w:fldCharType="separate"/>
            </w:r>
            <w:r w:rsidR="00FA4272">
              <w:rPr>
                <w:noProof/>
                <w:webHidden/>
              </w:rPr>
              <w:t>20</w:t>
            </w:r>
            <w:r w:rsidR="0060172D">
              <w:rPr>
                <w:noProof/>
                <w:webHidden/>
              </w:rPr>
              <w:fldChar w:fldCharType="end"/>
            </w:r>
          </w:hyperlink>
        </w:p>
        <w:p w:rsidR="0060172D" w:rsidRDefault="008F0821">
          <w:pPr>
            <w:pStyle w:val="TOC1"/>
            <w:tabs>
              <w:tab w:val="right" w:leader="dot" w:pos="10160"/>
            </w:tabs>
            <w:rPr>
              <w:noProof/>
            </w:rPr>
          </w:pPr>
          <w:hyperlink w:anchor="_Toc343846236" w:history="1">
            <w:r w:rsidR="0060172D" w:rsidRPr="00A26105">
              <w:rPr>
                <w:rStyle w:val="Hyperlink"/>
                <w:noProof/>
              </w:rPr>
              <w:t>Range and Bearing Tool</w:t>
            </w:r>
            <w:r w:rsidR="0060172D">
              <w:rPr>
                <w:noProof/>
                <w:webHidden/>
              </w:rPr>
              <w:tab/>
            </w:r>
            <w:r w:rsidR="0060172D">
              <w:rPr>
                <w:noProof/>
                <w:webHidden/>
              </w:rPr>
              <w:fldChar w:fldCharType="begin"/>
            </w:r>
            <w:r w:rsidR="0060172D">
              <w:rPr>
                <w:noProof/>
                <w:webHidden/>
              </w:rPr>
              <w:instrText xml:space="preserve"> PAGEREF _Toc343846236 \h </w:instrText>
            </w:r>
            <w:r w:rsidR="0060172D">
              <w:rPr>
                <w:noProof/>
                <w:webHidden/>
              </w:rPr>
            </w:r>
            <w:r w:rsidR="0060172D">
              <w:rPr>
                <w:noProof/>
                <w:webHidden/>
              </w:rPr>
              <w:fldChar w:fldCharType="separate"/>
            </w:r>
            <w:r w:rsidR="00FA4272">
              <w:rPr>
                <w:noProof/>
                <w:webHidden/>
              </w:rPr>
              <w:t>21</w:t>
            </w:r>
            <w:r w:rsidR="0060172D">
              <w:rPr>
                <w:noProof/>
                <w:webHidden/>
              </w:rPr>
              <w:fldChar w:fldCharType="end"/>
            </w:r>
          </w:hyperlink>
        </w:p>
        <w:p w:rsidR="0060172D" w:rsidRDefault="008F0821">
          <w:pPr>
            <w:pStyle w:val="TOC3"/>
            <w:tabs>
              <w:tab w:val="right" w:leader="dot" w:pos="10160"/>
            </w:tabs>
            <w:rPr>
              <w:noProof/>
            </w:rPr>
          </w:pPr>
          <w:hyperlink w:anchor="_Toc343846237" w:history="1">
            <w:r w:rsidR="0060172D" w:rsidRPr="00A26105">
              <w:rPr>
                <w:rStyle w:val="Hyperlink"/>
                <w:noProof/>
              </w:rPr>
              <w:t>Figure 15.1: Range and Bearing Tool</w:t>
            </w:r>
            <w:r w:rsidR="0060172D">
              <w:rPr>
                <w:noProof/>
                <w:webHidden/>
              </w:rPr>
              <w:tab/>
            </w:r>
            <w:r w:rsidR="0060172D">
              <w:rPr>
                <w:noProof/>
                <w:webHidden/>
              </w:rPr>
              <w:fldChar w:fldCharType="begin"/>
            </w:r>
            <w:r w:rsidR="0060172D">
              <w:rPr>
                <w:noProof/>
                <w:webHidden/>
              </w:rPr>
              <w:instrText xml:space="preserve"> PAGEREF _Toc343846237 \h </w:instrText>
            </w:r>
            <w:r w:rsidR="0060172D">
              <w:rPr>
                <w:noProof/>
                <w:webHidden/>
              </w:rPr>
            </w:r>
            <w:r w:rsidR="0060172D">
              <w:rPr>
                <w:noProof/>
                <w:webHidden/>
              </w:rPr>
              <w:fldChar w:fldCharType="separate"/>
            </w:r>
            <w:r w:rsidR="00FA4272">
              <w:rPr>
                <w:noProof/>
                <w:webHidden/>
              </w:rPr>
              <w:t>21</w:t>
            </w:r>
            <w:r w:rsidR="0060172D">
              <w:rPr>
                <w:noProof/>
                <w:webHidden/>
              </w:rPr>
              <w:fldChar w:fldCharType="end"/>
            </w:r>
          </w:hyperlink>
        </w:p>
        <w:p w:rsidR="0060172D" w:rsidRDefault="008F0821">
          <w:pPr>
            <w:pStyle w:val="TOC1"/>
            <w:tabs>
              <w:tab w:val="right" w:leader="dot" w:pos="10160"/>
            </w:tabs>
            <w:rPr>
              <w:noProof/>
            </w:rPr>
          </w:pPr>
          <w:hyperlink w:anchor="_Toc343846238" w:history="1">
            <w:r w:rsidR="0060172D" w:rsidRPr="00A26105">
              <w:rPr>
                <w:rStyle w:val="Hyperlink"/>
                <w:noProof/>
              </w:rPr>
              <w:t>SEP Tool</w:t>
            </w:r>
            <w:r w:rsidR="0060172D">
              <w:rPr>
                <w:noProof/>
                <w:webHidden/>
              </w:rPr>
              <w:tab/>
            </w:r>
            <w:r w:rsidR="0060172D">
              <w:rPr>
                <w:noProof/>
                <w:webHidden/>
              </w:rPr>
              <w:fldChar w:fldCharType="begin"/>
            </w:r>
            <w:r w:rsidR="0060172D">
              <w:rPr>
                <w:noProof/>
                <w:webHidden/>
              </w:rPr>
              <w:instrText xml:space="preserve"> PAGEREF _Toc343846238 \h </w:instrText>
            </w:r>
            <w:r w:rsidR="0060172D">
              <w:rPr>
                <w:noProof/>
                <w:webHidden/>
              </w:rPr>
            </w:r>
            <w:r w:rsidR="0060172D">
              <w:rPr>
                <w:noProof/>
                <w:webHidden/>
              </w:rPr>
              <w:fldChar w:fldCharType="separate"/>
            </w:r>
            <w:r w:rsidR="00FA4272">
              <w:rPr>
                <w:noProof/>
                <w:webHidden/>
              </w:rPr>
              <w:t>22</w:t>
            </w:r>
            <w:r w:rsidR="0060172D">
              <w:rPr>
                <w:noProof/>
                <w:webHidden/>
              </w:rPr>
              <w:fldChar w:fldCharType="end"/>
            </w:r>
          </w:hyperlink>
        </w:p>
        <w:p w:rsidR="0060172D" w:rsidRDefault="008F0821">
          <w:pPr>
            <w:pStyle w:val="TOC3"/>
            <w:tabs>
              <w:tab w:val="right" w:leader="dot" w:pos="10160"/>
            </w:tabs>
            <w:rPr>
              <w:noProof/>
            </w:rPr>
          </w:pPr>
          <w:hyperlink w:anchor="_Toc343846239" w:history="1">
            <w:r w:rsidR="0060172D" w:rsidRPr="00A26105">
              <w:rPr>
                <w:rStyle w:val="Hyperlink"/>
                <w:noProof/>
              </w:rPr>
              <w:t>Figure 15.2: SEP Tool</w:t>
            </w:r>
            <w:r w:rsidR="0060172D">
              <w:rPr>
                <w:noProof/>
                <w:webHidden/>
              </w:rPr>
              <w:tab/>
            </w:r>
            <w:r w:rsidR="0060172D">
              <w:rPr>
                <w:noProof/>
                <w:webHidden/>
              </w:rPr>
              <w:fldChar w:fldCharType="begin"/>
            </w:r>
            <w:r w:rsidR="0060172D">
              <w:rPr>
                <w:noProof/>
                <w:webHidden/>
              </w:rPr>
              <w:instrText xml:space="preserve"> PAGEREF _Toc343846239 \h </w:instrText>
            </w:r>
            <w:r w:rsidR="0060172D">
              <w:rPr>
                <w:noProof/>
                <w:webHidden/>
              </w:rPr>
            </w:r>
            <w:r w:rsidR="0060172D">
              <w:rPr>
                <w:noProof/>
                <w:webHidden/>
              </w:rPr>
              <w:fldChar w:fldCharType="separate"/>
            </w:r>
            <w:r w:rsidR="00FA4272">
              <w:rPr>
                <w:noProof/>
                <w:webHidden/>
              </w:rPr>
              <w:t>22</w:t>
            </w:r>
            <w:r w:rsidR="0060172D">
              <w:rPr>
                <w:noProof/>
                <w:webHidden/>
              </w:rPr>
              <w:fldChar w:fldCharType="end"/>
            </w:r>
          </w:hyperlink>
        </w:p>
        <w:p w:rsidR="0060172D" w:rsidRDefault="008F0821">
          <w:pPr>
            <w:pStyle w:val="TOC1"/>
            <w:tabs>
              <w:tab w:val="right" w:leader="dot" w:pos="10160"/>
            </w:tabs>
            <w:rPr>
              <w:noProof/>
            </w:rPr>
          </w:pPr>
          <w:hyperlink w:anchor="_Toc343846240" w:history="1">
            <w:r w:rsidR="0060172D" w:rsidRPr="00A26105">
              <w:rPr>
                <w:rStyle w:val="Hyperlink"/>
                <w:noProof/>
              </w:rPr>
              <w:t>Extended Label</w:t>
            </w:r>
            <w:r w:rsidR="0060172D">
              <w:rPr>
                <w:noProof/>
                <w:webHidden/>
              </w:rPr>
              <w:tab/>
            </w:r>
            <w:r w:rsidR="0060172D">
              <w:rPr>
                <w:noProof/>
                <w:webHidden/>
              </w:rPr>
              <w:fldChar w:fldCharType="begin"/>
            </w:r>
            <w:r w:rsidR="0060172D">
              <w:rPr>
                <w:noProof/>
                <w:webHidden/>
              </w:rPr>
              <w:instrText xml:space="preserve"> PAGEREF _Toc343846240 \h </w:instrText>
            </w:r>
            <w:r w:rsidR="0060172D">
              <w:rPr>
                <w:noProof/>
                <w:webHidden/>
              </w:rPr>
            </w:r>
            <w:r w:rsidR="0060172D">
              <w:rPr>
                <w:noProof/>
                <w:webHidden/>
              </w:rPr>
              <w:fldChar w:fldCharType="separate"/>
            </w:r>
            <w:r w:rsidR="00FA4272">
              <w:rPr>
                <w:noProof/>
                <w:webHidden/>
              </w:rPr>
              <w:t>23</w:t>
            </w:r>
            <w:r w:rsidR="0060172D">
              <w:rPr>
                <w:noProof/>
                <w:webHidden/>
              </w:rPr>
              <w:fldChar w:fldCharType="end"/>
            </w:r>
          </w:hyperlink>
        </w:p>
        <w:p w:rsidR="0060172D" w:rsidRDefault="008F0821">
          <w:pPr>
            <w:pStyle w:val="TOC3"/>
            <w:tabs>
              <w:tab w:val="right" w:leader="dot" w:pos="10160"/>
            </w:tabs>
            <w:rPr>
              <w:noProof/>
            </w:rPr>
          </w:pPr>
          <w:hyperlink w:anchor="_Toc343846241" w:history="1">
            <w:r w:rsidR="0060172D" w:rsidRPr="00A26105">
              <w:rPr>
                <w:rStyle w:val="Hyperlink"/>
                <w:noProof/>
              </w:rPr>
              <w:t>Figure 15.3: Extended label</w:t>
            </w:r>
            <w:r w:rsidR="0060172D">
              <w:rPr>
                <w:noProof/>
                <w:webHidden/>
              </w:rPr>
              <w:tab/>
            </w:r>
            <w:r w:rsidR="0060172D">
              <w:rPr>
                <w:noProof/>
                <w:webHidden/>
              </w:rPr>
              <w:fldChar w:fldCharType="begin"/>
            </w:r>
            <w:r w:rsidR="0060172D">
              <w:rPr>
                <w:noProof/>
                <w:webHidden/>
              </w:rPr>
              <w:instrText xml:space="preserve"> PAGEREF _Toc343846241 \h </w:instrText>
            </w:r>
            <w:r w:rsidR="0060172D">
              <w:rPr>
                <w:noProof/>
                <w:webHidden/>
              </w:rPr>
            </w:r>
            <w:r w:rsidR="0060172D">
              <w:rPr>
                <w:noProof/>
                <w:webHidden/>
              </w:rPr>
              <w:fldChar w:fldCharType="separate"/>
            </w:r>
            <w:r w:rsidR="00FA4272">
              <w:rPr>
                <w:noProof/>
                <w:webHidden/>
              </w:rPr>
              <w:t>23</w:t>
            </w:r>
            <w:r w:rsidR="0060172D">
              <w:rPr>
                <w:noProof/>
                <w:webHidden/>
              </w:rPr>
              <w:fldChar w:fldCharType="end"/>
            </w:r>
          </w:hyperlink>
        </w:p>
        <w:p w:rsidR="0060172D" w:rsidRDefault="008F0821">
          <w:pPr>
            <w:pStyle w:val="TOC3"/>
            <w:tabs>
              <w:tab w:val="right" w:leader="dot" w:pos="10160"/>
            </w:tabs>
            <w:rPr>
              <w:noProof/>
            </w:rPr>
          </w:pPr>
          <w:hyperlink w:anchor="_Toc343846242" w:history="1">
            <w:r w:rsidR="0060172D" w:rsidRPr="00A26105">
              <w:rPr>
                <w:rStyle w:val="Hyperlink"/>
                <w:noProof/>
              </w:rPr>
              <w:t>(Shows additional data for the selected label)</w:t>
            </w:r>
            <w:r w:rsidR="0060172D">
              <w:rPr>
                <w:noProof/>
                <w:webHidden/>
              </w:rPr>
              <w:tab/>
            </w:r>
            <w:r w:rsidR="0060172D">
              <w:rPr>
                <w:noProof/>
                <w:webHidden/>
              </w:rPr>
              <w:fldChar w:fldCharType="begin"/>
            </w:r>
            <w:r w:rsidR="0060172D">
              <w:rPr>
                <w:noProof/>
                <w:webHidden/>
              </w:rPr>
              <w:instrText xml:space="preserve"> PAGEREF _Toc343846242 \h </w:instrText>
            </w:r>
            <w:r w:rsidR="0060172D">
              <w:rPr>
                <w:noProof/>
                <w:webHidden/>
              </w:rPr>
            </w:r>
            <w:r w:rsidR="0060172D">
              <w:rPr>
                <w:noProof/>
                <w:webHidden/>
              </w:rPr>
              <w:fldChar w:fldCharType="separate"/>
            </w:r>
            <w:r w:rsidR="00FA4272">
              <w:rPr>
                <w:noProof/>
                <w:webHidden/>
              </w:rPr>
              <w:t>23</w:t>
            </w:r>
            <w:r w:rsidR="0060172D">
              <w:rPr>
                <w:noProof/>
                <w:webHidden/>
              </w:rPr>
              <w:fldChar w:fldCharType="end"/>
            </w:r>
          </w:hyperlink>
        </w:p>
        <w:p w:rsidR="0060172D" w:rsidRDefault="008F0821">
          <w:pPr>
            <w:pStyle w:val="TOC1"/>
            <w:tabs>
              <w:tab w:val="right" w:leader="dot" w:pos="10160"/>
            </w:tabs>
            <w:rPr>
              <w:noProof/>
            </w:rPr>
          </w:pPr>
          <w:hyperlink w:anchor="_Toc343846243" w:history="1">
            <w:r w:rsidR="0060172D" w:rsidRPr="00A26105">
              <w:rPr>
                <w:rStyle w:val="Hyperlink"/>
                <w:noProof/>
              </w:rPr>
              <w:t>Display Attributes</w:t>
            </w:r>
            <w:r w:rsidR="0060172D">
              <w:rPr>
                <w:noProof/>
                <w:webHidden/>
              </w:rPr>
              <w:tab/>
            </w:r>
            <w:r w:rsidR="0060172D">
              <w:rPr>
                <w:noProof/>
                <w:webHidden/>
              </w:rPr>
              <w:fldChar w:fldCharType="begin"/>
            </w:r>
            <w:r w:rsidR="0060172D">
              <w:rPr>
                <w:noProof/>
                <w:webHidden/>
              </w:rPr>
              <w:instrText xml:space="preserve"> PAGEREF _Toc343846243 \h </w:instrText>
            </w:r>
            <w:r w:rsidR="0060172D">
              <w:rPr>
                <w:noProof/>
                <w:webHidden/>
              </w:rPr>
            </w:r>
            <w:r w:rsidR="0060172D">
              <w:rPr>
                <w:noProof/>
                <w:webHidden/>
              </w:rPr>
              <w:fldChar w:fldCharType="separate"/>
            </w:r>
            <w:r w:rsidR="00FA4272">
              <w:rPr>
                <w:noProof/>
                <w:webHidden/>
              </w:rPr>
              <w:t>24</w:t>
            </w:r>
            <w:r w:rsidR="0060172D">
              <w:rPr>
                <w:noProof/>
                <w:webHidden/>
              </w:rPr>
              <w:fldChar w:fldCharType="end"/>
            </w:r>
          </w:hyperlink>
        </w:p>
        <w:p w:rsidR="0060172D" w:rsidRDefault="008F0821">
          <w:pPr>
            <w:pStyle w:val="TOC3"/>
            <w:tabs>
              <w:tab w:val="right" w:leader="dot" w:pos="10160"/>
            </w:tabs>
            <w:rPr>
              <w:noProof/>
            </w:rPr>
          </w:pPr>
          <w:hyperlink w:anchor="_Toc343846244" w:history="1">
            <w:r w:rsidR="0060172D" w:rsidRPr="00A26105">
              <w:rPr>
                <w:rStyle w:val="Hyperlink"/>
                <w:noProof/>
              </w:rPr>
              <w:t>Figure 16: Menu to Access Display configuration windows</w:t>
            </w:r>
            <w:r w:rsidR="0060172D">
              <w:rPr>
                <w:noProof/>
                <w:webHidden/>
              </w:rPr>
              <w:tab/>
            </w:r>
            <w:r w:rsidR="0060172D">
              <w:rPr>
                <w:noProof/>
                <w:webHidden/>
              </w:rPr>
              <w:fldChar w:fldCharType="begin"/>
            </w:r>
            <w:r w:rsidR="0060172D">
              <w:rPr>
                <w:noProof/>
                <w:webHidden/>
              </w:rPr>
              <w:instrText xml:space="preserve"> PAGEREF _Toc343846244 \h </w:instrText>
            </w:r>
            <w:r w:rsidR="0060172D">
              <w:rPr>
                <w:noProof/>
                <w:webHidden/>
              </w:rPr>
            </w:r>
            <w:r w:rsidR="0060172D">
              <w:rPr>
                <w:noProof/>
                <w:webHidden/>
              </w:rPr>
              <w:fldChar w:fldCharType="separate"/>
            </w:r>
            <w:r w:rsidR="00FA4272">
              <w:rPr>
                <w:noProof/>
                <w:webHidden/>
              </w:rPr>
              <w:t>24</w:t>
            </w:r>
            <w:r w:rsidR="0060172D">
              <w:rPr>
                <w:noProof/>
                <w:webHidden/>
              </w:rPr>
              <w:fldChar w:fldCharType="end"/>
            </w:r>
          </w:hyperlink>
        </w:p>
        <w:p w:rsidR="0060172D" w:rsidRDefault="008F0821">
          <w:pPr>
            <w:pStyle w:val="TOC3"/>
            <w:tabs>
              <w:tab w:val="right" w:leader="dot" w:pos="10160"/>
            </w:tabs>
            <w:rPr>
              <w:noProof/>
            </w:rPr>
          </w:pPr>
          <w:hyperlink w:anchor="_Toc343846245" w:history="1">
            <w:r w:rsidR="0060172D" w:rsidRPr="00A26105">
              <w:rPr>
                <w:rStyle w:val="Hyperlink"/>
                <w:noProof/>
              </w:rPr>
              <w:t>Figure 17: Display Attributes</w:t>
            </w:r>
            <w:r w:rsidR="0060172D">
              <w:rPr>
                <w:noProof/>
                <w:webHidden/>
              </w:rPr>
              <w:tab/>
            </w:r>
            <w:r w:rsidR="0060172D">
              <w:rPr>
                <w:noProof/>
                <w:webHidden/>
              </w:rPr>
              <w:fldChar w:fldCharType="begin"/>
            </w:r>
            <w:r w:rsidR="0060172D">
              <w:rPr>
                <w:noProof/>
                <w:webHidden/>
              </w:rPr>
              <w:instrText xml:space="preserve"> PAGEREF _Toc343846245 \h </w:instrText>
            </w:r>
            <w:r w:rsidR="0060172D">
              <w:rPr>
                <w:noProof/>
                <w:webHidden/>
              </w:rPr>
            </w:r>
            <w:r w:rsidR="0060172D">
              <w:rPr>
                <w:noProof/>
                <w:webHidden/>
              </w:rPr>
              <w:fldChar w:fldCharType="separate"/>
            </w:r>
            <w:r w:rsidR="00FA4272">
              <w:rPr>
                <w:noProof/>
                <w:webHidden/>
              </w:rPr>
              <w:t>25</w:t>
            </w:r>
            <w:r w:rsidR="0060172D">
              <w:rPr>
                <w:noProof/>
                <w:webHidden/>
              </w:rPr>
              <w:fldChar w:fldCharType="end"/>
            </w:r>
          </w:hyperlink>
        </w:p>
        <w:p w:rsidR="0060172D" w:rsidRDefault="008F0821">
          <w:pPr>
            <w:pStyle w:val="TOC1"/>
            <w:tabs>
              <w:tab w:val="right" w:leader="dot" w:pos="10160"/>
            </w:tabs>
            <w:rPr>
              <w:noProof/>
            </w:rPr>
          </w:pPr>
          <w:hyperlink w:anchor="_Toc343846246" w:history="1">
            <w:r w:rsidR="0060172D" w:rsidRPr="00A26105">
              <w:rPr>
                <w:rStyle w:val="Hyperlink"/>
                <w:noProof/>
              </w:rPr>
              <w:t>Display Items</w:t>
            </w:r>
            <w:r w:rsidR="0060172D">
              <w:rPr>
                <w:noProof/>
                <w:webHidden/>
              </w:rPr>
              <w:tab/>
            </w:r>
            <w:r w:rsidR="0060172D">
              <w:rPr>
                <w:noProof/>
                <w:webHidden/>
              </w:rPr>
              <w:fldChar w:fldCharType="begin"/>
            </w:r>
            <w:r w:rsidR="0060172D">
              <w:rPr>
                <w:noProof/>
                <w:webHidden/>
              </w:rPr>
              <w:instrText xml:space="preserve"> PAGEREF _Toc343846246 \h </w:instrText>
            </w:r>
            <w:r w:rsidR="0060172D">
              <w:rPr>
                <w:noProof/>
                <w:webHidden/>
              </w:rPr>
            </w:r>
            <w:r w:rsidR="0060172D">
              <w:rPr>
                <w:noProof/>
                <w:webHidden/>
              </w:rPr>
              <w:fldChar w:fldCharType="separate"/>
            </w:r>
            <w:r w:rsidR="00FA4272">
              <w:rPr>
                <w:noProof/>
                <w:webHidden/>
              </w:rPr>
              <w:t>26</w:t>
            </w:r>
            <w:r w:rsidR="0060172D">
              <w:rPr>
                <w:noProof/>
                <w:webHidden/>
              </w:rPr>
              <w:fldChar w:fldCharType="end"/>
            </w:r>
          </w:hyperlink>
        </w:p>
        <w:p w:rsidR="0060172D" w:rsidRDefault="008F0821">
          <w:pPr>
            <w:pStyle w:val="TOC3"/>
            <w:tabs>
              <w:tab w:val="right" w:leader="dot" w:pos="10160"/>
            </w:tabs>
            <w:rPr>
              <w:noProof/>
            </w:rPr>
          </w:pPr>
          <w:hyperlink w:anchor="_Toc343846247" w:history="1">
            <w:r w:rsidR="0060172D" w:rsidRPr="00A26105">
              <w:rPr>
                <w:rStyle w:val="Hyperlink"/>
                <w:noProof/>
              </w:rPr>
              <w:t>Figure 18: Display Items</w:t>
            </w:r>
            <w:r w:rsidR="0060172D">
              <w:rPr>
                <w:noProof/>
                <w:webHidden/>
              </w:rPr>
              <w:tab/>
            </w:r>
            <w:r w:rsidR="0060172D">
              <w:rPr>
                <w:noProof/>
                <w:webHidden/>
              </w:rPr>
              <w:fldChar w:fldCharType="begin"/>
            </w:r>
            <w:r w:rsidR="0060172D">
              <w:rPr>
                <w:noProof/>
                <w:webHidden/>
              </w:rPr>
              <w:instrText xml:space="preserve"> PAGEREF _Toc343846247 \h </w:instrText>
            </w:r>
            <w:r w:rsidR="0060172D">
              <w:rPr>
                <w:noProof/>
                <w:webHidden/>
              </w:rPr>
            </w:r>
            <w:r w:rsidR="0060172D">
              <w:rPr>
                <w:noProof/>
                <w:webHidden/>
              </w:rPr>
              <w:fldChar w:fldCharType="separate"/>
            </w:r>
            <w:r w:rsidR="00FA4272">
              <w:rPr>
                <w:noProof/>
                <w:webHidden/>
              </w:rPr>
              <w:t>26</w:t>
            </w:r>
            <w:r w:rsidR="0060172D">
              <w:rPr>
                <w:noProof/>
                <w:webHidden/>
              </w:rPr>
              <w:fldChar w:fldCharType="end"/>
            </w:r>
          </w:hyperlink>
        </w:p>
        <w:p w:rsidR="0060172D" w:rsidRDefault="008F0821">
          <w:pPr>
            <w:pStyle w:val="TOC1"/>
            <w:tabs>
              <w:tab w:val="right" w:leader="dot" w:pos="10160"/>
            </w:tabs>
            <w:rPr>
              <w:noProof/>
            </w:rPr>
          </w:pPr>
          <w:hyperlink w:anchor="_Toc343846248" w:history="1">
            <w:r w:rsidR="0060172D" w:rsidRPr="00A26105">
              <w:rPr>
                <w:rStyle w:val="Hyperlink"/>
                <w:noProof/>
              </w:rPr>
              <w:t>Label Attributes</w:t>
            </w:r>
            <w:r w:rsidR="0060172D">
              <w:rPr>
                <w:noProof/>
                <w:webHidden/>
              </w:rPr>
              <w:tab/>
            </w:r>
            <w:r w:rsidR="0060172D">
              <w:rPr>
                <w:noProof/>
                <w:webHidden/>
              </w:rPr>
              <w:fldChar w:fldCharType="begin"/>
            </w:r>
            <w:r w:rsidR="0060172D">
              <w:rPr>
                <w:noProof/>
                <w:webHidden/>
              </w:rPr>
              <w:instrText xml:space="preserve"> PAGEREF _Toc343846248 \h </w:instrText>
            </w:r>
            <w:r w:rsidR="0060172D">
              <w:rPr>
                <w:noProof/>
                <w:webHidden/>
              </w:rPr>
            </w:r>
            <w:r w:rsidR="0060172D">
              <w:rPr>
                <w:noProof/>
                <w:webHidden/>
              </w:rPr>
              <w:fldChar w:fldCharType="separate"/>
            </w:r>
            <w:r w:rsidR="00FA4272">
              <w:rPr>
                <w:noProof/>
                <w:webHidden/>
              </w:rPr>
              <w:t>26</w:t>
            </w:r>
            <w:r w:rsidR="0060172D">
              <w:rPr>
                <w:noProof/>
                <w:webHidden/>
              </w:rPr>
              <w:fldChar w:fldCharType="end"/>
            </w:r>
          </w:hyperlink>
        </w:p>
        <w:p w:rsidR="0060172D" w:rsidRDefault="008F0821">
          <w:pPr>
            <w:pStyle w:val="TOC3"/>
            <w:tabs>
              <w:tab w:val="right" w:leader="dot" w:pos="10160"/>
            </w:tabs>
            <w:rPr>
              <w:noProof/>
            </w:rPr>
          </w:pPr>
          <w:hyperlink w:anchor="_Toc343846249" w:history="1">
            <w:r w:rsidR="0060172D" w:rsidRPr="00A26105">
              <w:rPr>
                <w:rStyle w:val="Hyperlink"/>
                <w:noProof/>
              </w:rPr>
              <w:t>Figure 19: Label Attributes Picker</w:t>
            </w:r>
            <w:r w:rsidR="0060172D">
              <w:rPr>
                <w:noProof/>
                <w:webHidden/>
              </w:rPr>
              <w:tab/>
            </w:r>
            <w:r w:rsidR="0060172D">
              <w:rPr>
                <w:noProof/>
                <w:webHidden/>
              </w:rPr>
              <w:fldChar w:fldCharType="begin"/>
            </w:r>
            <w:r w:rsidR="0060172D">
              <w:rPr>
                <w:noProof/>
                <w:webHidden/>
              </w:rPr>
              <w:instrText xml:space="preserve"> PAGEREF _Toc343846249 \h </w:instrText>
            </w:r>
            <w:r w:rsidR="0060172D">
              <w:rPr>
                <w:noProof/>
                <w:webHidden/>
              </w:rPr>
            </w:r>
            <w:r w:rsidR="0060172D">
              <w:rPr>
                <w:noProof/>
                <w:webHidden/>
              </w:rPr>
              <w:fldChar w:fldCharType="separate"/>
            </w:r>
            <w:r w:rsidR="00FA4272">
              <w:rPr>
                <w:noProof/>
                <w:webHidden/>
              </w:rPr>
              <w:t>27</w:t>
            </w:r>
            <w:r w:rsidR="0060172D">
              <w:rPr>
                <w:noProof/>
                <w:webHidden/>
              </w:rPr>
              <w:fldChar w:fldCharType="end"/>
            </w:r>
          </w:hyperlink>
        </w:p>
        <w:p w:rsidR="0060172D" w:rsidRDefault="008F0821">
          <w:pPr>
            <w:pStyle w:val="TOC1"/>
            <w:tabs>
              <w:tab w:val="right" w:leader="dot" w:pos="10160"/>
            </w:tabs>
            <w:rPr>
              <w:noProof/>
            </w:rPr>
          </w:pPr>
          <w:hyperlink w:anchor="_Toc343846250" w:history="1">
            <w:r w:rsidR="0060172D" w:rsidRPr="00A26105">
              <w:rPr>
                <w:rStyle w:val="Hyperlink"/>
                <w:noProof/>
              </w:rPr>
              <w:t>Choosing Category to Process</w:t>
            </w:r>
            <w:r w:rsidR="0060172D">
              <w:rPr>
                <w:noProof/>
                <w:webHidden/>
              </w:rPr>
              <w:tab/>
            </w:r>
            <w:r w:rsidR="0060172D">
              <w:rPr>
                <w:noProof/>
                <w:webHidden/>
              </w:rPr>
              <w:fldChar w:fldCharType="begin"/>
            </w:r>
            <w:r w:rsidR="0060172D">
              <w:rPr>
                <w:noProof/>
                <w:webHidden/>
              </w:rPr>
              <w:instrText xml:space="preserve"> PAGEREF _Toc343846250 \h </w:instrText>
            </w:r>
            <w:r w:rsidR="0060172D">
              <w:rPr>
                <w:noProof/>
                <w:webHidden/>
              </w:rPr>
            </w:r>
            <w:r w:rsidR="0060172D">
              <w:rPr>
                <w:noProof/>
                <w:webHidden/>
              </w:rPr>
              <w:fldChar w:fldCharType="separate"/>
            </w:r>
            <w:r w:rsidR="00FA4272">
              <w:rPr>
                <w:noProof/>
                <w:webHidden/>
              </w:rPr>
              <w:t>27</w:t>
            </w:r>
            <w:r w:rsidR="0060172D">
              <w:rPr>
                <w:noProof/>
                <w:webHidden/>
              </w:rPr>
              <w:fldChar w:fldCharType="end"/>
            </w:r>
          </w:hyperlink>
        </w:p>
        <w:p w:rsidR="0060172D" w:rsidRDefault="008F0821">
          <w:pPr>
            <w:pStyle w:val="TOC3"/>
            <w:tabs>
              <w:tab w:val="right" w:leader="dot" w:pos="10160"/>
            </w:tabs>
            <w:rPr>
              <w:noProof/>
            </w:rPr>
          </w:pPr>
          <w:hyperlink w:anchor="_Toc343846251" w:history="1">
            <w:r w:rsidR="0060172D" w:rsidRPr="00A26105">
              <w:rPr>
                <w:rStyle w:val="Hyperlink"/>
                <w:noProof/>
              </w:rPr>
              <w:t>Figure 20: Category decoder selector</w:t>
            </w:r>
            <w:r w:rsidR="0060172D">
              <w:rPr>
                <w:noProof/>
                <w:webHidden/>
              </w:rPr>
              <w:tab/>
            </w:r>
            <w:r w:rsidR="0060172D">
              <w:rPr>
                <w:noProof/>
                <w:webHidden/>
              </w:rPr>
              <w:fldChar w:fldCharType="begin"/>
            </w:r>
            <w:r w:rsidR="0060172D">
              <w:rPr>
                <w:noProof/>
                <w:webHidden/>
              </w:rPr>
              <w:instrText xml:space="preserve"> PAGEREF _Toc343846251 \h </w:instrText>
            </w:r>
            <w:r w:rsidR="0060172D">
              <w:rPr>
                <w:noProof/>
                <w:webHidden/>
              </w:rPr>
            </w:r>
            <w:r w:rsidR="0060172D">
              <w:rPr>
                <w:noProof/>
                <w:webHidden/>
              </w:rPr>
              <w:fldChar w:fldCharType="separate"/>
            </w:r>
            <w:r w:rsidR="00FA4272">
              <w:rPr>
                <w:noProof/>
                <w:webHidden/>
              </w:rPr>
              <w:t>27</w:t>
            </w:r>
            <w:r w:rsidR="0060172D">
              <w:rPr>
                <w:noProof/>
                <w:webHidden/>
              </w:rPr>
              <w:fldChar w:fldCharType="end"/>
            </w:r>
          </w:hyperlink>
        </w:p>
        <w:p w:rsidR="0060172D" w:rsidRDefault="008F0821">
          <w:pPr>
            <w:pStyle w:val="TOC1"/>
            <w:tabs>
              <w:tab w:val="right" w:leader="dot" w:pos="10160"/>
            </w:tabs>
            <w:rPr>
              <w:noProof/>
            </w:rPr>
          </w:pPr>
          <w:hyperlink w:anchor="_Toc343846252" w:history="1">
            <w:r w:rsidR="0060172D" w:rsidRPr="00A26105">
              <w:rPr>
                <w:rStyle w:val="Hyperlink"/>
                <w:noProof/>
              </w:rPr>
              <w:t>ASTERIX Recording &amp; Forwarding</w:t>
            </w:r>
            <w:r w:rsidR="0060172D">
              <w:rPr>
                <w:noProof/>
                <w:webHidden/>
              </w:rPr>
              <w:tab/>
            </w:r>
            <w:r w:rsidR="0060172D">
              <w:rPr>
                <w:noProof/>
                <w:webHidden/>
              </w:rPr>
              <w:fldChar w:fldCharType="begin"/>
            </w:r>
            <w:r w:rsidR="0060172D">
              <w:rPr>
                <w:noProof/>
                <w:webHidden/>
              </w:rPr>
              <w:instrText xml:space="preserve"> PAGEREF _Toc343846252 \h </w:instrText>
            </w:r>
            <w:r w:rsidR="0060172D">
              <w:rPr>
                <w:noProof/>
                <w:webHidden/>
              </w:rPr>
            </w:r>
            <w:r w:rsidR="0060172D">
              <w:rPr>
                <w:noProof/>
                <w:webHidden/>
              </w:rPr>
              <w:fldChar w:fldCharType="separate"/>
            </w:r>
            <w:r w:rsidR="00FA4272">
              <w:rPr>
                <w:noProof/>
                <w:webHidden/>
              </w:rPr>
              <w:t>28</w:t>
            </w:r>
            <w:r w:rsidR="0060172D">
              <w:rPr>
                <w:noProof/>
                <w:webHidden/>
              </w:rPr>
              <w:fldChar w:fldCharType="end"/>
            </w:r>
          </w:hyperlink>
        </w:p>
        <w:p w:rsidR="0060172D" w:rsidRDefault="008F0821">
          <w:pPr>
            <w:pStyle w:val="TOC3"/>
            <w:tabs>
              <w:tab w:val="right" w:leader="dot" w:pos="10160"/>
            </w:tabs>
            <w:rPr>
              <w:noProof/>
            </w:rPr>
          </w:pPr>
          <w:hyperlink w:anchor="_Toc343846253" w:history="1">
            <w:r w:rsidR="0060172D" w:rsidRPr="00A26105">
              <w:rPr>
                <w:rStyle w:val="Hyperlink"/>
                <w:noProof/>
              </w:rPr>
              <w:t>Figure 21: Data Recording and Forwarding</w:t>
            </w:r>
            <w:r w:rsidR="0060172D">
              <w:rPr>
                <w:noProof/>
                <w:webHidden/>
              </w:rPr>
              <w:tab/>
            </w:r>
            <w:r w:rsidR="0060172D">
              <w:rPr>
                <w:noProof/>
                <w:webHidden/>
              </w:rPr>
              <w:fldChar w:fldCharType="begin"/>
            </w:r>
            <w:r w:rsidR="0060172D">
              <w:rPr>
                <w:noProof/>
                <w:webHidden/>
              </w:rPr>
              <w:instrText xml:space="preserve"> PAGEREF _Toc343846253 \h </w:instrText>
            </w:r>
            <w:r w:rsidR="0060172D">
              <w:rPr>
                <w:noProof/>
                <w:webHidden/>
              </w:rPr>
            </w:r>
            <w:r w:rsidR="0060172D">
              <w:rPr>
                <w:noProof/>
                <w:webHidden/>
              </w:rPr>
              <w:fldChar w:fldCharType="separate"/>
            </w:r>
            <w:r w:rsidR="00FA4272">
              <w:rPr>
                <w:noProof/>
                <w:webHidden/>
              </w:rPr>
              <w:t>28</w:t>
            </w:r>
            <w:r w:rsidR="0060172D">
              <w:rPr>
                <w:noProof/>
                <w:webHidden/>
              </w:rPr>
              <w:fldChar w:fldCharType="end"/>
            </w:r>
          </w:hyperlink>
        </w:p>
        <w:p w:rsidR="0060172D" w:rsidRDefault="008F0821">
          <w:pPr>
            <w:pStyle w:val="TOC1"/>
            <w:tabs>
              <w:tab w:val="right" w:leader="dot" w:pos="10160"/>
            </w:tabs>
            <w:rPr>
              <w:noProof/>
            </w:rPr>
          </w:pPr>
          <w:hyperlink w:anchor="_Toc343846254" w:history="1">
            <w:r w:rsidR="0060172D" w:rsidRPr="00A26105">
              <w:rPr>
                <w:rStyle w:val="Hyperlink"/>
                <w:noProof/>
              </w:rPr>
              <w:t>ASTERIX Replay</w:t>
            </w:r>
            <w:r w:rsidR="0060172D">
              <w:rPr>
                <w:noProof/>
                <w:webHidden/>
              </w:rPr>
              <w:tab/>
            </w:r>
            <w:r w:rsidR="0060172D">
              <w:rPr>
                <w:noProof/>
                <w:webHidden/>
              </w:rPr>
              <w:fldChar w:fldCharType="begin"/>
            </w:r>
            <w:r w:rsidR="0060172D">
              <w:rPr>
                <w:noProof/>
                <w:webHidden/>
              </w:rPr>
              <w:instrText xml:space="preserve"> PAGEREF _Toc343846254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8F0821">
          <w:pPr>
            <w:pStyle w:val="TOC3"/>
            <w:tabs>
              <w:tab w:val="right" w:leader="dot" w:pos="10160"/>
            </w:tabs>
            <w:rPr>
              <w:noProof/>
            </w:rPr>
          </w:pPr>
          <w:hyperlink w:anchor="_Toc343846255" w:history="1">
            <w:r w:rsidR="0060172D" w:rsidRPr="00A26105">
              <w:rPr>
                <w:rStyle w:val="Hyperlink"/>
                <w:noProof/>
              </w:rPr>
              <w:t>Figure 22: ASTERIX Replay</w:t>
            </w:r>
            <w:r w:rsidR="0060172D">
              <w:rPr>
                <w:noProof/>
                <w:webHidden/>
              </w:rPr>
              <w:tab/>
            </w:r>
            <w:r w:rsidR="0060172D">
              <w:rPr>
                <w:noProof/>
                <w:webHidden/>
              </w:rPr>
              <w:fldChar w:fldCharType="begin"/>
            </w:r>
            <w:r w:rsidR="0060172D">
              <w:rPr>
                <w:noProof/>
                <w:webHidden/>
              </w:rPr>
              <w:instrText xml:space="preserve"> PAGEREF _Toc343846255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8F0821">
          <w:pPr>
            <w:pStyle w:val="TOC1"/>
            <w:tabs>
              <w:tab w:val="right" w:leader="dot" w:pos="10160"/>
            </w:tabs>
            <w:rPr>
              <w:noProof/>
            </w:rPr>
          </w:pPr>
          <w:hyperlink w:anchor="_Toc343846256" w:history="1">
            <w:r w:rsidR="0060172D" w:rsidRPr="00A26105">
              <w:rPr>
                <w:rStyle w:val="Hyperlink"/>
                <w:noProof/>
              </w:rPr>
              <w:t>“Replay” to “Raw”</w:t>
            </w:r>
            <w:r w:rsidR="0060172D">
              <w:rPr>
                <w:noProof/>
                <w:webHidden/>
              </w:rPr>
              <w:tab/>
            </w:r>
            <w:r w:rsidR="0060172D">
              <w:rPr>
                <w:noProof/>
                <w:webHidden/>
              </w:rPr>
              <w:fldChar w:fldCharType="begin"/>
            </w:r>
            <w:r w:rsidR="0060172D">
              <w:rPr>
                <w:noProof/>
                <w:webHidden/>
              </w:rPr>
              <w:instrText xml:space="preserve"> PAGEREF _Toc343846256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8F0821">
          <w:pPr>
            <w:pStyle w:val="TOC3"/>
            <w:tabs>
              <w:tab w:val="right" w:leader="dot" w:pos="10160"/>
            </w:tabs>
            <w:rPr>
              <w:noProof/>
            </w:rPr>
          </w:pPr>
          <w:hyperlink w:anchor="_Toc343846257" w:history="1">
            <w:r w:rsidR="0060172D" w:rsidRPr="00A26105">
              <w:rPr>
                <w:rStyle w:val="Hyperlink"/>
                <w:noProof/>
              </w:rPr>
              <w:t>Figure 23: Replay to Raw format</w:t>
            </w:r>
            <w:r w:rsidR="0060172D">
              <w:rPr>
                <w:noProof/>
                <w:webHidden/>
              </w:rPr>
              <w:tab/>
            </w:r>
            <w:r w:rsidR="0060172D">
              <w:rPr>
                <w:noProof/>
                <w:webHidden/>
              </w:rPr>
              <w:fldChar w:fldCharType="begin"/>
            </w:r>
            <w:r w:rsidR="0060172D">
              <w:rPr>
                <w:noProof/>
                <w:webHidden/>
              </w:rPr>
              <w:instrText xml:space="preserve"> PAGEREF _Toc343846257 \h </w:instrText>
            </w:r>
            <w:r w:rsidR="0060172D">
              <w:rPr>
                <w:noProof/>
                <w:webHidden/>
              </w:rPr>
            </w:r>
            <w:r w:rsidR="0060172D">
              <w:rPr>
                <w:noProof/>
                <w:webHidden/>
              </w:rPr>
              <w:fldChar w:fldCharType="separate"/>
            </w:r>
            <w:r w:rsidR="00FA4272">
              <w:rPr>
                <w:noProof/>
                <w:webHidden/>
              </w:rPr>
              <w:t>29</w:t>
            </w:r>
            <w:r w:rsidR="0060172D">
              <w:rPr>
                <w:noProof/>
                <w:webHidden/>
              </w:rPr>
              <w:fldChar w:fldCharType="end"/>
            </w:r>
          </w:hyperlink>
        </w:p>
        <w:p w:rsidR="0060172D" w:rsidRDefault="008F0821">
          <w:pPr>
            <w:pStyle w:val="TOC1"/>
            <w:tabs>
              <w:tab w:val="right" w:leader="dot" w:pos="10160"/>
            </w:tabs>
            <w:rPr>
              <w:noProof/>
            </w:rPr>
          </w:pPr>
          <w:hyperlink w:anchor="_Toc343846258" w:history="1">
            <w:r w:rsidR="0060172D" w:rsidRPr="00A26105">
              <w:rPr>
                <w:rStyle w:val="Hyperlink"/>
                <w:noProof/>
              </w:rPr>
              <w:t>System Configuration and Status</w:t>
            </w:r>
            <w:r w:rsidR="0060172D">
              <w:rPr>
                <w:noProof/>
                <w:webHidden/>
              </w:rPr>
              <w:tab/>
            </w:r>
            <w:r w:rsidR="0060172D">
              <w:rPr>
                <w:noProof/>
                <w:webHidden/>
              </w:rPr>
              <w:fldChar w:fldCharType="begin"/>
            </w:r>
            <w:r w:rsidR="0060172D">
              <w:rPr>
                <w:noProof/>
                <w:webHidden/>
              </w:rPr>
              <w:instrText xml:space="preserve"> PAGEREF _Toc343846258 \h </w:instrText>
            </w:r>
            <w:r w:rsidR="0060172D">
              <w:rPr>
                <w:noProof/>
                <w:webHidden/>
              </w:rPr>
            </w:r>
            <w:r w:rsidR="0060172D">
              <w:rPr>
                <w:noProof/>
                <w:webHidden/>
              </w:rPr>
              <w:fldChar w:fldCharType="separate"/>
            </w:r>
            <w:r w:rsidR="00FA4272">
              <w:rPr>
                <w:noProof/>
                <w:webHidden/>
              </w:rPr>
              <w:t>30</w:t>
            </w:r>
            <w:r w:rsidR="0060172D">
              <w:rPr>
                <w:noProof/>
                <w:webHidden/>
              </w:rPr>
              <w:fldChar w:fldCharType="end"/>
            </w:r>
          </w:hyperlink>
        </w:p>
        <w:p w:rsidR="0060172D" w:rsidRDefault="008F0821">
          <w:pPr>
            <w:pStyle w:val="TOC3"/>
            <w:tabs>
              <w:tab w:val="right" w:leader="dot" w:pos="10160"/>
            </w:tabs>
            <w:rPr>
              <w:noProof/>
            </w:rPr>
          </w:pPr>
          <w:hyperlink w:anchor="_Toc343846259" w:history="1">
            <w:r w:rsidR="0060172D" w:rsidRPr="00A26105">
              <w:rPr>
                <w:rStyle w:val="Hyperlink"/>
                <w:noProof/>
              </w:rPr>
              <w:t>Figure 24: Three screen shoots of System Status Display (GO, History and Data Loss)</w:t>
            </w:r>
            <w:r w:rsidR="0060172D">
              <w:rPr>
                <w:noProof/>
                <w:webHidden/>
              </w:rPr>
              <w:tab/>
            </w:r>
            <w:r w:rsidR="0060172D">
              <w:rPr>
                <w:noProof/>
                <w:webHidden/>
              </w:rPr>
              <w:fldChar w:fldCharType="begin"/>
            </w:r>
            <w:r w:rsidR="0060172D">
              <w:rPr>
                <w:noProof/>
                <w:webHidden/>
              </w:rPr>
              <w:instrText xml:space="preserve"> PAGEREF _Toc343846259 \h </w:instrText>
            </w:r>
            <w:r w:rsidR="0060172D">
              <w:rPr>
                <w:noProof/>
                <w:webHidden/>
              </w:rPr>
            </w:r>
            <w:r w:rsidR="0060172D">
              <w:rPr>
                <w:noProof/>
                <w:webHidden/>
              </w:rPr>
              <w:fldChar w:fldCharType="separate"/>
            </w:r>
            <w:r w:rsidR="00FA4272">
              <w:rPr>
                <w:noProof/>
                <w:webHidden/>
              </w:rPr>
              <w:t>30</w:t>
            </w:r>
            <w:r w:rsidR="0060172D">
              <w:rPr>
                <w:noProof/>
                <w:webHidden/>
              </w:rPr>
              <w:fldChar w:fldCharType="end"/>
            </w:r>
          </w:hyperlink>
        </w:p>
        <w:p w:rsidR="0060172D" w:rsidRDefault="008F0821">
          <w:pPr>
            <w:pStyle w:val="TOC1"/>
            <w:tabs>
              <w:tab w:val="right" w:leader="dot" w:pos="10160"/>
            </w:tabs>
            <w:rPr>
              <w:noProof/>
            </w:rPr>
          </w:pPr>
          <w:hyperlink w:anchor="_Toc343846260" w:history="1">
            <w:r w:rsidR="0060172D" w:rsidRPr="00A26105">
              <w:rPr>
                <w:rStyle w:val="Hyperlink"/>
                <w:noProof/>
              </w:rPr>
              <w:t>Miscellaneous Settings</w:t>
            </w:r>
            <w:r w:rsidR="0060172D">
              <w:rPr>
                <w:noProof/>
                <w:webHidden/>
              </w:rPr>
              <w:tab/>
            </w:r>
            <w:r w:rsidR="0060172D">
              <w:rPr>
                <w:noProof/>
                <w:webHidden/>
              </w:rPr>
              <w:fldChar w:fldCharType="begin"/>
            </w:r>
            <w:r w:rsidR="0060172D">
              <w:rPr>
                <w:noProof/>
                <w:webHidden/>
              </w:rPr>
              <w:instrText xml:space="preserve"> PAGEREF _Toc343846260 \h </w:instrText>
            </w:r>
            <w:r w:rsidR="0060172D">
              <w:rPr>
                <w:noProof/>
                <w:webHidden/>
              </w:rPr>
            </w:r>
            <w:r w:rsidR="0060172D">
              <w:rPr>
                <w:noProof/>
                <w:webHidden/>
              </w:rPr>
              <w:fldChar w:fldCharType="separate"/>
            </w:r>
            <w:r w:rsidR="00FA4272">
              <w:rPr>
                <w:noProof/>
                <w:webHidden/>
              </w:rPr>
              <w:t>31</w:t>
            </w:r>
            <w:r w:rsidR="0060172D">
              <w:rPr>
                <w:noProof/>
                <w:webHidden/>
              </w:rPr>
              <w:fldChar w:fldCharType="end"/>
            </w:r>
          </w:hyperlink>
        </w:p>
        <w:p w:rsidR="0060172D" w:rsidRDefault="008F0821">
          <w:pPr>
            <w:pStyle w:val="TOC3"/>
            <w:tabs>
              <w:tab w:val="right" w:leader="dot" w:pos="10160"/>
            </w:tabs>
            <w:rPr>
              <w:noProof/>
            </w:rPr>
          </w:pPr>
          <w:hyperlink w:anchor="_Toc343846261" w:history="1">
            <w:r w:rsidR="0060172D" w:rsidRPr="00A26105">
              <w:rPr>
                <w:rStyle w:val="Hyperlink"/>
                <w:noProof/>
              </w:rPr>
              <w:t>Figure 25: Miscellaneous Settings</w:t>
            </w:r>
            <w:r w:rsidR="0060172D">
              <w:rPr>
                <w:noProof/>
                <w:webHidden/>
              </w:rPr>
              <w:tab/>
            </w:r>
            <w:r w:rsidR="0060172D">
              <w:rPr>
                <w:noProof/>
                <w:webHidden/>
              </w:rPr>
              <w:fldChar w:fldCharType="begin"/>
            </w:r>
            <w:r w:rsidR="0060172D">
              <w:rPr>
                <w:noProof/>
                <w:webHidden/>
              </w:rPr>
              <w:instrText xml:space="preserve"> PAGEREF _Toc343846261 \h </w:instrText>
            </w:r>
            <w:r w:rsidR="0060172D">
              <w:rPr>
                <w:noProof/>
                <w:webHidden/>
              </w:rPr>
            </w:r>
            <w:r w:rsidR="0060172D">
              <w:rPr>
                <w:noProof/>
                <w:webHidden/>
              </w:rPr>
              <w:fldChar w:fldCharType="separate"/>
            </w:r>
            <w:r w:rsidR="00FA4272">
              <w:rPr>
                <w:noProof/>
                <w:webHidden/>
              </w:rPr>
              <w:t>31</w:t>
            </w:r>
            <w:r w:rsidR="0060172D">
              <w:rPr>
                <w:noProof/>
                <w:webHidden/>
              </w:rPr>
              <w:fldChar w:fldCharType="end"/>
            </w:r>
          </w:hyperlink>
        </w:p>
        <w:p w:rsidR="0060172D" w:rsidRDefault="008F0821">
          <w:pPr>
            <w:pStyle w:val="TOC1"/>
            <w:tabs>
              <w:tab w:val="right" w:leader="dot" w:pos="10160"/>
            </w:tabs>
            <w:rPr>
              <w:noProof/>
            </w:rPr>
          </w:pPr>
          <w:hyperlink w:anchor="_Toc343846262" w:history="1">
            <w:r w:rsidR="0060172D" w:rsidRPr="00A26105">
              <w:rPr>
                <w:rStyle w:val="Hyperlink"/>
                <w:noProof/>
              </w:rPr>
              <w:t>Implemented Decoders (so far)</w:t>
            </w:r>
            <w:r w:rsidR="0060172D">
              <w:rPr>
                <w:noProof/>
                <w:webHidden/>
              </w:rPr>
              <w:tab/>
            </w:r>
            <w:r w:rsidR="0060172D">
              <w:rPr>
                <w:noProof/>
                <w:webHidden/>
              </w:rPr>
              <w:fldChar w:fldCharType="begin"/>
            </w:r>
            <w:r w:rsidR="0060172D">
              <w:rPr>
                <w:noProof/>
                <w:webHidden/>
              </w:rPr>
              <w:instrText xml:space="preserve"> PAGEREF _Toc343846262 \h </w:instrText>
            </w:r>
            <w:r w:rsidR="0060172D">
              <w:rPr>
                <w:noProof/>
                <w:webHidden/>
              </w:rPr>
            </w:r>
            <w:r w:rsidR="0060172D">
              <w:rPr>
                <w:noProof/>
                <w:webHidden/>
              </w:rPr>
              <w:fldChar w:fldCharType="separate"/>
            </w:r>
            <w:r w:rsidR="00FA4272">
              <w:rPr>
                <w:noProof/>
                <w:webHidden/>
              </w:rPr>
              <w:t>31</w:t>
            </w:r>
            <w:r w:rsidR="0060172D">
              <w:rPr>
                <w:noProof/>
                <w:webHidden/>
              </w:rPr>
              <w:fldChar w:fldCharType="end"/>
            </w:r>
          </w:hyperlink>
        </w:p>
        <w:p w:rsidR="007A2595" w:rsidRDefault="00196CAB" w:rsidP="00FE3C3C">
          <w:r>
            <w:fldChar w:fldCharType="end"/>
          </w:r>
        </w:p>
      </w:sdtContent>
    </w:sdt>
    <w:bookmarkStart w:id="0" w:name="_Toc334523343" w:displacedByCustomXml="prev"/>
    <w:p w:rsidR="00E83B31" w:rsidRPr="007A2595" w:rsidRDefault="003171A9" w:rsidP="00FE3C3C">
      <w:pPr>
        <w:rPr>
          <w:ins w:id="1" w:author="bhdca" w:date="2012-11-09T10:07:00Z"/>
        </w:rPr>
      </w:pPr>
      <w:r>
        <w:br w:type="page"/>
      </w:r>
    </w:p>
    <w:p w:rsidR="00943F2F" w:rsidRDefault="00FF132E" w:rsidP="00FF132E">
      <w:pPr>
        <w:pStyle w:val="Heading1"/>
        <w:jc w:val="center"/>
      </w:pPr>
      <w:bookmarkStart w:id="2" w:name="_Toc343846207"/>
      <w:bookmarkEnd w:id="0"/>
      <w:r>
        <w:lastRenderedPageBreak/>
        <w:t>Foreword</w:t>
      </w:r>
      <w:bookmarkEnd w:id="2"/>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F7717E">
        <w:t xml:space="preserve"> and Range/Bearing Tool</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1"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3" w:name="_Toc343846208"/>
      <w:r>
        <w:t>Related Documents</w:t>
      </w:r>
      <w:bookmarkEnd w:id="3"/>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4" w:name="_Toc343846209"/>
      <w:r w:rsidRPr="00163F57">
        <w:t>Initial Setup</w:t>
      </w:r>
      <w:bookmarkEnd w:id="4"/>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2"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5" w:name="_Toc334523344"/>
      <w:r>
        <w:br w:type="page"/>
      </w:r>
    </w:p>
    <w:p w:rsidR="006F67E6" w:rsidRDefault="00E65400" w:rsidP="000E0490">
      <w:pPr>
        <w:pStyle w:val="Heading1"/>
        <w:jc w:val="center"/>
      </w:pPr>
      <w:bookmarkStart w:id="6" w:name="_Toc343846210"/>
      <w:r w:rsidRPr="00E65400">
        <w:lastRenderedPageBreak/>
        <w:t>Main Windows and Functionality</w:t>
      </w:r>
      <w:bookmarkEnd w:id="5"/>
      <w:bookmarkEnd w:id="6"/>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7" w:name="_Toc334523345"/>
      <w:bookmarkStart w:id="8" w:name="_Toc343846211"/>
      <w:r w:rsidRPr="000C291B">
        <w:t>Setting up a connection</w:t>
      </w:r>
      <w:bookmarkEnd w:id="7"/>
      <w:bookmarkEnd w:id="8"/>
    </w:p>
    <w:p w:rsidR="00D021E6" w:rsidRPr="00D021E6" w:rsidRDefault="00D021E6" w:rsidP="00D021E6"/>
    <w:p w:rsidR="005E338A" w:rsidRDefault="00196CA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9" w:name="_Toc341724325"/>
      <w:bookmarkStart w:id="10" w:name="_Toc341726181"/>
      <w:bookmarkStart w:id="11" w:name="_Toc343846212"/>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345" cy="3407410"/>
                    </a:xfrm>
                    <a:prstGeom prst="rect">
                      <a:avLst/>
                    </a:prstGeom>
                    <a:noFill/>
                    <a:ln>
                      <a:noFill/>
                    </a:ln>
                  </pic:spPr>
                </pic:pic>
              </a:graphicData>
            </a:graphic>
          </wp:inline>
        </w:drawing>
      </w:r>
      <w:bookmarkEnd w:id="9"/>
      <w:bookmarkEnd w:id="10"/>
      <w:bookmarkEnd w:id="11"/>
    </w:p>
    <w:p w:rsidR="00352653" w:rsidRDefault="00352653" w:rsidP="004B491D">
      <w:pPr>
        <w:pStyle w:val="Heading3"/>
        <w:jc w:val="center"/>
      </w:pPr>
      <w:bookmarkStart w:id="12" w:name="_Toc334523346"/>
      <w:bookmarkStart w:id="13" w:name="_Toc336514066"/>
      <w:bookmarkStart w:id="14" w:name="_Toc343846213"/>
      <w:r>
        <w:t>Figure 1: Connection Screen</w:t>
      </w:r>
      <w:bookmarkEnd w:id="12"/>
      <w:bookmarkEnd w:id="13"/>
      <w:bookmarkEnd w:id="14"/>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5" w:name="_Toc334523347"/>
      <w:bookmarkStart w:id="16" w:name="_Toc343846214"/>
      <w:r w:rsidRPr="0012005C">
        <w:t xml:space="preserve">Start </w:t>
      </w:r>
      <w:r w:rsidR="00726791">
        <w:t xml:space="preserve">processing </w:t>
      </w:r>
      <w:r w:rsidRPr="0012005C">
        <w:t>data</w:t>
      </w:r>
      <w:bookmarkEnd w:id="15"/>
      <w:bookmarkEnd w:id="16"/>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9E230E" w:rsidP="004B491D">
      <w:pPr>
        <w:pStyle w:val="Heading3"/>
        <w:jc w:val="center"/>
      </w:pPr>
      <w:r>
        <w:rPr>
          <w:noProof/>
        </w:rPr>
        <w:drawing>
          <wp:inline distT="0" distB="0" distL="0" distR="0">
            <wp:extent cx="6987396" cy="4088921"/>
            <wp:effectExtent l="0" t="0" r="0" b="0"/>
            <wp:docPr id="11" name="Picture 11" descr="C:\Users\CAAS\Desktop\ScreenHunter_55 Dec. 23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55 Dec. 23 13.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7734" cy="4089119"/>
                    </a:xfrm>
                    <a:prstGeom prst="rect">
                      <a:avLst/>
                    </a:prstGeom>
                    <a:noFill/>
                    <a:ln>
                      <a:noFill/>
                    </a:ln>
                  </pic:spPr>
                </pic:pic>
              </a:graphicData>
            </a:graphic>
          </wp:inline>
        </w:drawing>
      </w:r>
    </w:p>
    <w:p w:rsidR="00E65400" w:rsidRDefault="00352653" w:rsidP="004B491D">
      <w:pPr>
        <w:pStyle w:val="Heading3"/>
        <w:jc w:val="center"/>
      </w:pPr>
      <w:bookmarkStart w:id="17" w:name="_Toc336514067"/>
      <w:bookmarkStart w:id="18" w:name="_Toc343846215"/>
      <w:r>
        <w:t xml:space="preserve">Figure 2: Main </w:t>
      </w:r>
      <w:r w:rsidR="00EF5DA7">
        <w:t xml:space="preserve">Display </w:t>
      </w:r>
      <w:r>
        <w:t>Window</w:t>
      </w:r>
      <w:bookmarkEnd w:id="17"/>
      <w:r w:rsidR="008F2BCD">
        <w:t>, with full screen selected</w:t>
      </w:r>
      <w:bookmarkEnd w:id="18"/>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lastRenderedPageBreak/>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5"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9" w:name="_Toc343846216"/>
      <w:r>
        <w:t>Figure 3: Main Display Window (DISPLAY FROZEN)</w:t>
      </w:r>
      <w:bookmarkEnd w:id="19"/>
    </w:p>
    <w:p w:rsidR="00F55588" w:rsidRPr="00F55588" w:rsidRDefault="00F55588" w:rsidP="00F55588"/>
    <w:p w:rsidR="00EF5DA7" w:rsidRDefault="00277C18" w:rsidP="004B491D">
      <w:pPr>
        <w:pStyle w:val="Heading3"/>
        <w:jc w:val="center"/>
      </w:pPr>
      <w:bookmarkStart w:id="20" w:name="_Toc341724331"/>
      <w:bookmarkStart w:id="21"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84212" cy="4382135"/>
                    </a:xfrm>
                    <a:prstGeom prst="rect">
                      <a:avLst/>
                    </a:prstGeom>
                    <a:noFill/>
                    <a:ln>
                      <a:noFill/>
                    </a:ln>
                  </pic:spPr>
                </pic:pic>
              </a:graphicData>
            </a:graphic>
          </wp:inline>
        </w:drawing>
      </w:r>
      <w:bookmarkEnd w:id="20"/>
      <w:bookmarkEnd w:id="21"/>
    </w:p>
    <w:p w:rsidR="00EF5DA7" w:rsidRDefault="007626A6" w:rsidP="004B491D">
      <w:pPr>
        <w:pStyle w:val="Heading3"/>
        <w:jc w:val="center"/>
      </w:pPr>
      <w:bookmarkStart w:id="22" w:name="_Toc336514068"/>
      <w:bookmarkStart w:id="23" w:name="_Toc343846217"/>
      <w:r>
        <w:t>Figure 4</w:t>
      </w:r>
      <w:r w:rsidR="00EF5DA7">
        <w:t>: Main Capture Window</w:t>
      </w:r>
      <w:bookmarkEnd w:id="22"/>
      <w:bookmarkEnd w:id="23"/>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4" w:name="_Toc334523348"/>
      <w:bookmarkStart w:id="25" w:name="_Toc343846218"/>
      <w:r w:rsidRPr="002715E1">
        <w:t>Data Item Presence</w:t>
      </w:r>
      <w:bookmarkEnd w:id="24"/>
      <w:bookmarkEnd w:id="25"/>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6" w:name="_Toc341724334"/>
      <w:bookmarkStart w:id="27" w:name="_Toc341726190"/>
      <w:bookmarkStart w:id="28" w:name="_Toc334523349"/>
      <w:bookmarkStart w:id="29"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4718685"/>
                    </a:xfrm>
                    <a:prstGeom prst="rect">
                      <a:avLst/>
                    </a:prstGeom>
                    <a:noFill/>
                    <a:ln>
                      <a:noFill/>
                    </a:ln>
                  </pic:spPr>
                </pic:pic>
              </a:graphicData>
            </a:graphic>
          </wp:inline>
        </w:drawing>
      </w:r>
      <w:bookmarkEnd w:id="26"/>
      <w:bookmarkEnd w:id="27"/>
    </w:p>
    <w:p w:rsidR="007328E0" w:rsidRDefault="008B7799" w:rsidP="004B491D">
      <w:pPr>
        <w:pStyle w:val="Heading3"/>
        <w:jc w:val="center"/>
      </w:pPr>
      <w:bookmarkStart w:id="30" w:name="_Toc343846219"/>
      <w:r>
        <w:t>Figure 5</w:t>
      </w:r>
      <w:r w:rsidR="002715E1">
        <w:t xml:space="preserve">: Data Item </w:t>
      </w:r>
      <w:r w:rsidR="007328E0">
        <w:t>presences</w:t>
      </w:r>
      <w:bookmarkEnd w:id="28"/>
      <w:bookmarkEnd w:id="29"/>
      <w:bookmarkEnd w:id="30"/>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1" w:name="_Toc334523350"/>
      <w:bookmarkStart w:id="32" w:name="_Toc343846220"/>
      <w:r w:rsidRPr="002715E1">
        <w:t>Data Item View</w:t>
      </w:r>
      <w:bookmarkEnd w:id="31"/>
      <w:bookmarkEnd w:id="32"/>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3" w:name="_Toc341724337"/>
      <w:bookmarkStart w:id="34"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2988" cy="3864634"/>
                    </a:xfrm>
                    <a:prstGeom prst="rect">
                      <a:avLst/>
                    </a:prstGeom>
                    <a:noFill/>
                    <a:ln>
                      <a:noFill/>
                    </a:ln>
                  </pic:spPr>
                </pic:pic>
              </a:graphicData>
            </a:graphic>
          </wp:inline>
        </w:drawing>
      </w:r>
      <w:bookmarkEnd w:id="33"/>
      <w:bookmarkEnd w:id="34"/>
    </w:p>
    <w:p w:rsidR="002715E1" w:rsidRDefault="008B7799" w:rsidP="004B491D">
      <w:pPr>
        <w:pStyle w:val="Heading3"/>
        <w:jc w:val="center"/>
      </w:pPr>
      <w:bookmarkStart w:id="35" w:name="_Toc334523351"/>
      <w:bookmarkStart w:id="36" w:name="_Toc336514070"/>
      <w:bookmarkStart w:id="37" w:name="_Toc343846221"/>
      <w:r>
        <w:t>Figure 6</w:t>
      </w:r>
      <w:r w:rsidR="00475FA7">
        <w:t>: Data Item View</w:t>
      </w:r>
      <w:bookmarkEnd w:id="35"/>
      <w:bookmarkEnd w:id="36"/>
      <w:bookmarkEnd w:id="37"/>
    </w:p>
    <w:p w:rsidR="00475FA7" w:rsidRPr="00475FA7" w:rsidRDefault="00475FA7" w:rsidP="00AF456A">
      <w:r>
        <w:br w:type="page"/>
      </w:r>
    </w:p>
    <w:p w:rsidR="00D021E6" w:rsidRDefault="002715E1" w:rsidP="00D021E6">
      <w:pPr>
        <w:pStyle w:val="Heading1"/>
        <w:jc w:val="center"/>
      </w:pPr>
      <w:bookmarkStart w:id="38" w:name="_Toc334523352"/>
      <w:bookmarkStart w:id="39" w:name="_Toc343846222"/>
      <w:r>
        <w:lastRenderedPageBreak/>
        <w:t>View by</w:t>
      </w:r>
      <w:r w:rsidR="00D021E6">
        <w:t xml:space="preserve"> Mode-A</w:t>
      </w:r>
      <w:r w:rsidR="00B55A99" w:rsidRPr="002715E1">
        <w:t xml:space="preserve"> Code</w:t>
      </w:r>
      <w:bookmarkEnd w:id="38"/>
      <w:bookmarkEnd w:id="39"/>
    </w:p>
    <w:p w:rsidR="00C97478" w:rsidRPr="00C97478" w:rsidRDefault="00C97478" w:rsidP="00D6138B"/>
    <w:p w:rsidR="002715E1" w:rsidRPr="002715E1" w:rsidRDefault="0093227D" w:rsidP="0058033F">
      <w:pPr>
        <w:pStyle w:val="Heading3"/>
        <w:jc w:val="center"/>
      </w:pPr>
      <w:bookmarkStart w:id="40" w:name="_Toc341724340"/>
      <w:bookmarkStart w:id="41"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3690" cy="4554855"/>
                    </a:xfrm>
                    <a:prstGeom prst="rect">
                      <a:avLst/>
                    </a:prstGeom>
                    <a:noFill/>
                    <a:ln>
                      <a:noFill/>
                    </a:ln>
                  </pic:spPr>
                </pic:pic>
              </a:graphicData>
            </a:graphic>
          </wp:inline>
        </w:drawing>
      </w:r>
      <w:bookmarkEnd w:id="40"/>
      <w:bookmarkEnd w:id="41"/>
    </w:p>
    <w:p w:rsidR="001A1D5D" w:rsidRPr="00475FA7" w:rsidRDefault="001E7E98" w:rsidP="00913D1C">
      <w:pPr>
        <w:pStyle w:val="Heading3"/>
        <w:jc w:val="center"/>
      </w:pPr>
      <w:bookmarkStart w:id="42" w:name="_Toc334523353"/>
      <w:bookmarkStart w:id="43" w:name="_Toc336514071"/>
      <w:bookmarkStart w:id="44" w:name="_Toc343846223"/>
      <w:r>
        <w:t>Figure 7</w:t>
      </w:r>
      <w:r w:rsidR="00475FA7">
        <w:t xml:space="preserve">: View data by </w:t>
      </w:r>
      <w:r w:rsidR="00AF6615">
        <w:t>SSR</w:t>
      </w:r>
      <w:r w:rsidR="00475FA7">
        <w:t xml:space="preserve"> code</w:t>
      </w:r>
      <w:bookmarkEnd w:id="42"/>
      <w:bookmarkEnd w:id="43"/>
      <w:bookmarkEnd w:id="44"/>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5" w:name="_Toc334523354"/>
      <w:bookmarkStart w:id="46" w:name="_Toc343846224"/>
      <w:r w:rsidRPr="002715E1">
        <w:lastRenderedPageBreak/>
        <w:t>Export</w:t>
      </w:r>
      <w:bookmarkEnd w:id="45"/>
      <w:r w:rsidR="0058033F">
        <w:t xml:space="preserve"> (Earth Plot or GePath)</w:t>
      </w:r>
      <w:bookmarkEnd w:id="46"/>
    </w:p>
    <w:p w:rsidR="00D30436" w:rsidRPr="00D30436" w:rsidRDefault="00D30436" w:rsidP="002715E1"/>
    <w:p w:rsidR="002715E1" w:rsidRDefault="00924616" w:rsidP="00913D1C">
      <w:pPr>
        <w:pStyle w:val="Heading3"/>
        <w:jc w:val="center"/>
      </w:pPr>
      <w:bookmarkStart w:id="47" w:name="_Toc341724343"/>
      <w:bookmarkStart w:id="48"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2470" cy="802005"/>
                    </a:xfrm>
                    <a:prstGeom prst="rect">
                      <a:avLst/>
                    </a:prstGeom>
                    <a:noFill/>
                    <a:ln>
                      <a:noFill/>
                    </a:ln>
                  </pic:spPr>
                </pic:pic>
              </a:graphicData>
            </a:graphic>
          </wp:inline>
        </w:drawing>
      </w:r>
      <w:bookmarkEnd w:id="47"/>
      <w:bookmarkEnd w:id="48"/>
    </w:p>
    <w:p w:rsidR="002715E1" w:rsidRDefault="007038D9" w:rsidP="00913D1C">
      <w:pPr>
        <w:pStyle w:val="Heading3"/>
        <w:jc w:val="center"/>
      </w:pPr>
      <w:bookmarkStart w:id="49" w:name="_Toc334523355"/>
      <w:bookmarkStart w:id="50" w:name="_Toc336514072"/>
      <w:bookmarkStart w:id="51" w:name="_Toc343846225"/>
      <w:r>
        <w:t>Figure 8</w:t>
      </w:r>
      <w:r w:rsidR="00AF6615">
        <w:t>: Ex</w:t>
      </w:r>
      <w:r w:rsidR="00D3719D">
        <w:t>port to Earth Plot format by Mode-A</w:t>
      </w:r>
      <w:r w:rsidR="00AF6615">
        <w:t xml:space="preserve"> code</w:t>
      </w:r>
      <w:bookmarkEnd w:id="49"/>
      <w:bookmarkEnd w:id="50"/>
      <w:bookmarkEnd w:id="51"/>
    </w:p>
    <w:p w:rsidR="00913D1C" w:rsidRPr="00913D1C" w:rsidRDefault="00913D1C" w:rsidP="00913D1C"/>
    <w:p w:rsidR="00AF6615" w:rsidRPr="00913D1C" w:rsidRDefault="00621039" w:rsidP="00913D1C">
      <w:pPr>
        <w:pStyle w:val="Heading3"/>
        <w:jc w:val="center"/>
      </w:pPr>
      <w:bookmarkStart w:id="52" w:name="_Toc341724345"/>
      <w:bookmarkStart w:id="53"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48020" cy="4416875"/>
                    </a:xfrm>
                    <a:prstGeom prst="rect">
                      <a:avLst/>
                    </a:prstGeom>
                    <a:noFill/>
                    <a:ln>
                      <a:noFill/>
                    </a:ln>
                  </pic:spPr>
                </pic:pic>
              </a:graphicData>
            </a:graphic>
          </wp:inline>
        </w:drawing>
      </w:r>
      <w:bookmarkEnd w:id="52"/>
      <w:bookmarkEnd w:id="53"/>
    </w:p>
    <w:p w:rsidR="009737C5" w:rsidRDefault="007038D9" w:rsidP="008527AA">
      <w:pPr>
        <w:pStyle w:val="Heading3"/>
        <w:jc w:val="center"/>
        <w:rPr>
          <w:noProof/>
        </w:rPr>
      </w:pPr>
      <w:bookmarkStart w:id="54" w:name="_Toc334523356"/>
      <w:bookmarkStart w:id="55" w:name="_Toc336514073"/>
      <w:bookmarkStart w:id="56" w:name="_Toc343846226"/>
      <w:r>
        <w:rPr>
          <w:noProof/>
        </w:rPr>
        <w:t>Figure 9</w:t>
      </w:r>
      <w:r w:rsidR="002C3D9E" w:rsidRPr="002C3D9E">
        <w:rPr>
          <w:noProof/>
        </w:rPr>
        <w:t>: 3D</w:t>
      </w:r>
      <w:r w:rsidR="0091325D" w:rsidRPr="002C3D9E">
        <w:rPr>
          <w:noProof/>
        </w:rPr>
        <w:t xml:space="preserve"> e</w:t>
      </w:r>
      <w:r w:rsidR="00621039">
        <w:rPr>
          <w:noProof/>
        </w:rPr>
        <w:t>xample in Google Earth of two</w:t>
      </w:r>
      <w:bookmarkEnd w:id="54"/>
      <w:bookmarkEnd w:id="55"/>
      <w:r w:rsidR="00DC4F38">
        <w:rPr>
          <w:noProof/>
        </w:rPr>
        <w:t xml:space="preserve"> (black and pink)</w:t>
      </w:r>
      <w:r w:rsidR="00621039">
        <w:rPr>
          <w:noProof/>
        </w:rPr>
        <w:t xml:space="preserve"> landings at Sarajevo airpot.</w:t>
      </w:r>
      <w:bookmarkEnd w:id="56"/>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7" w:name="_Toc334523357"/>
    </w:p>
    <w:p w:rsidR="002E6613" w:rsidRDefault="002E6613" w:rsidP="000E0490">
      <w:pPr>
        <w:pStyle w:val="Heading1"/>
        <w:jc w:val="center"/>
        <w:rPr>
          <w:noProof/>
        </w:rPr>
      </w:pPr>
      <w:bookmarkStart w:id="58" w:name="_Toc343846227"/>
      <w:r>
        <w:rPr>
          <w:noProof/>
        </w:rPr>
        <w:t>Live Display in Google Earth</w:t>
      </w:r>
      <w:bookmarkEnd w:id="58"/>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2"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59" w:name="_Toc343846228"/>
      <w:r>
        <w:t>Figure 10</w:t>
      </w:r>
      <w:r w:rsidR="001C20A9">
        <w:t xml:space="preserve">: Live </w:t>
      </w:r>
      <w:r w:rsidR="00760220">
        <w:t xml:space="preserve">traffic </w:t>
      </w:r>
      <w:r w:rsidR="001C20A9">
        <w:t>display in Google Earth</w:t>
      </w:r>
      <w:bookmarkEnd w:id="59"/>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0" w:name="_Toc343846229"/>
      <w:r>
        <w:t>Figure 11</w:t>
      </w:r>
      <w:r w:rsidR="00DE37D5">
        <w:t>: Setting</w:t>
      </w:r>
      <w:r w:rsidR="00561D13">
        <w:t>s of Google Earth</w:t>
      </w:r>
      <w:bookmarkEnd w:id="60"/>
    </w:p>
    <w:p w:rsidR="009737C5" w:rsidRDefault="005F2D9A" w:rsidP="000E0490">
      <w:pPr>
        <w:pStyle w:val="Heading1"/>
        <w:jc w:val="center"/>
        <w:rPr>
          <w:noProof/>
        </w:rPr>
      </w:pPr>
      <w:bookmarkStart w:id="61" w:name="_Toc343846230"/>
      <w:r>
        <w:rPr>
          <w:noProof/>
        </w:rPr>
        <w:t xml:space="preserve">Local </w:t>
      </w:r>
      <w:r w:rsidR="009737C5" w:rsidRPr="009737C5">
        <w:rPr>
          <w:noProof/>
        </w:rPr>
        <w:t>Plot</w:t>
      </w:r>
      <w:r w:rsidR="00112CBB">
        <w:rPr>
          <w:noProof/>
        </w:rPr>
        <w:t>/Track</w:t>
      </w:r>
      <w:r w:rsidR="009737C5" w:rsidRPr="009737C5">
        <w:rPr>
          <w:noProof/>
        </w:rPr>
        <w:t xml:space="preserve"> Display</w:t>
      </w:r>
      <w:bookmarkEnd w:id="57"/>
      <w:bookmarkEnd w:id="61"/>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2" w:name="_Toc341724351"/>
      <w:bookmarkStart w:id="63"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5607" cy="3649048"/>
                    </a:xfrm>
                    <a:prstGeom prst="rect">
                      <a:avLst/>
                    </a:prstGeom>
                    <a:noFill/>
                    <a:ln>
                      <a:noFill/>
                    </a:ln>
                  </pic:spPr>
                </pic:pic>
              </a:graphicData>
            </a:graphic>
          </wp:inline>
        </w:drawing>
      </w:r>
      <w:bookmarkEnd w:id="62"/>
      <w:bookmarkEnd w:id="63"/>
    </w:p>
    <w:p w:rsidR="00913D1C" w:rsidRDefault="0042275C" w:rsidP="00913D1C">
      <w:pPr>
        <w:pStyle w:val="Heading3"/>
        <w:jc w:val="center"/>
        <w:rPr>
          <w:noProof/>
        </w:rPr>
      </w:pPr>
      <w:bookmarkStart w:id="64" w:name="_Toc336514075"/>
      <w:bookmarkStart w:id="65" w:name="_Toc343846231"/>
      <w:r>
        <w:rPr>
          <w:noProof/>
        </w:rPr>
        <w:t>Figure 12</w:t>
      </w:r>
      <w:r w:rsidR="00E92989" w:rsidRPr="00E92989">
        <w:rPr>
          <w:noProof/>
        </w:rPr>
        <w:t xml:space="preserve">: </w:t>
      </w:r>
      <w:r w:rsidR="00E92989">
        <w:rPr>
          <w:noProof/>
        </w:rPr>
        <w:t>Map with user defined and Google terrain overlay</w:t>
      </w:r>
      <w:bookmarkEnd w:id="64"/>
      <w:bookmarkEnd w:id="65"/>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6" w:name="_Toc341724353"/>
      <w:bookmarkStart w:id="67"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3980" cy="3493770"/>
                    </a:xfrm>
                    <a:prstGeom prst="rect">
                      <a:avLst/>
                    </a:prstGeom>
                    <a:noFill/>
                    <a:ln>
                      <a:noFill/>
                    </a:ln>
                  </pic:spPr>
                </pic:pic>
              </a:graphicData>
            </a:graphic>
          </wp:inline>
        </w:drawing>
      </w:r>
      <w:bookmarkEnd w:id="66"/>
      <w:bookmarkEnd w:id="67"/>
    </w:p>
    <w:p w:rsidR="00747F35" w:rsidRDefault="0042275C" w:rsidP="00913D1C">
      <w:pPr>
        <w:pStyle w:val="Heading3"/>
        <w:jc w:val="center"/>
        <w:rPr>
          <w:noProof/>
        </w:rPr>
      </w:pPr>
      <w:bookmarkStart w:id="68" w:name="_Toc336514076"/>
      <w:bookmarkStart w:id="69" w:name="_Toc343846232"/>
      <w:r>
        <w:rPr>
          <w:noProof/>
        </w:rPr>
        <w:t>Figure 13</w:t>
      </w:r>
      <w:r w:rsidR="007C4953">
        <w:rPr>
          <w:noProof/>
        </w:rPr>
        <w:t>: Passive display no filter</w:t>
      </w:r>
      <w:bookmarkEnd w:id="68"/>
      <w:bookmarkEnd w:id="69"/>
    </w:p>
    <w:p w:rsidR="007C4953" w:rsidRPr="00913D1C" w:rsidRDefault="000720D1" w:rsidP="00913D1C">
      <w:pPr>
        <w:pStyle w:val="Heading3"/>
        <w:jc w:val="center"/>
        <w:rPr>
          <w:noProof/>
        </w:rPr>
      </w:pPr>
      <w:bookmarkStart w:id="70" w:name="_Toc341724355"/>
      <w:bookmarkStart w:id="71"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980" cy="3623310"/>
                    </a:xfrm>
                    <a:prstGeom prst="rect">
                      <a:avLst/>
                    </a:prstGeom>
                    <a:noFill/>
                    <a:ln>
                      <a:noFill/>
                    </a:ln>
                  </pic:spPr>
                </pic:pic>
              </a:graphicData>
            </a:graphic>
          </wp:inline>
        </w:drawing>
      </w:r>
      <w:bookmarkEnd w:id="70"/>
      <w:bookmarkEnd w:id="71"/>
    </w:p>
    <w:p w:rsidR="000720D1" w:rsidRDefault="0042275C" w:rsidP="00913D1C">
      <w:pPr>
        <w:pStyle w:val="Heading3"/>
        <w:jc w:val="center"/>
      </w:pPr>
      <w:bookmarkStart w:id="72" w:name="_Toc336514077"/>
      <w:bookmarkStart w:id="73" w:name="_Toc343846233"/>
      <w:r>
        <w:t>Figure 14</w:t>
      </w:r>
      <w:r w:rsidR="007C4953">
        <w:t xml:space="preserve">: Passive filter – </w:t>
      </w:r>
      <w:bookmarkEnd w:id="72"/>
      <w:r w:rsidR="00C92E66">
        <w:t>by Mode-A</w:t>
      </w:r>
      <w:r w:rsidR="006C3F51">
        <w:t xml:space="preserve"> code</w:t>
      </w:r>
      <w:bookmarkEnd w:id="73"/>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4" w:name="_Toc343846234"/>
      <w:r>
        <w:t>Track Label</w:t>
      </w:r>
      <w:bookmarkEnd w:id="74"/>
    </w:p>
    <w:p w:rsidR="00837100" w:rsidRPr="00837100" w:rsidRDefault="00837100" w:rsidP="00837100"/>
    <w:p w:rsidR="005556D9" w:rsidRDefault="00F30FDA" w:rsidP="005556D9">
      <w:pPr>
        <w:pStyle w:val="Heading3"/>
        <w:jc w:val="center"/>
      </w:pPr>
      <w:bookmarkStart w:id="75" w:name="_Toc341724358"/>
      <w:bookmarkStart w:id="76"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9425" cy="1863090"/>
                    </a:xfrm>
                    <a:prstGeom prst="rect">
                      <a:avLst/>
                    </a:prstGeom>
                    <a:noFill/>
                    <a:ln>
                      <a:noFill/>
                    </a:ln>
                  </pic:spPr>
                </pic:pic>
              </a:graphicData>
            </a:graphic>
          </wp:inline>
        </w:drawing>
      </w:r>
      <w:bookmarkEnd w:id="75"/>
      <w:bookmarkEnd w:id="76"/>
    </w:p>
    <w:p w:rsidR="00566D76" w:rsidRDefault="004319B9" w:rsidP="00E71238">
      <w:pPr>
        <w:pStyle w:val="Heading3"/>
        <w:jc w:val="center"/>
      </w:pPr>
      <w:bookmarkStart w:id="77" w:name="_Toc343846235"/>
      <w:r>
        <w:t>F</w:t>
      </w:r>
      <w:r w:rsidR="00035B9D">
        <w:t>igure 15</w:t>
      </w:r>
      <w:r w:rsidR="005556D9">
        <w:t xml:space="preserve">: </w:t>
      </w:r>
      <w:r w:rsidR="00E71238">
        <w:t>Label Example</w:t>
      </w:r>
      <w:r w:rsidR="00E3054E">
        <w:t xml:space="preserve"> (selected)</w:t>
      </w:r>
      <w:bookmarkEnd w:id="77"/>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F6254" w:rsidRDefault="00EF6254" w:rsidP="00EF6254">
      <w:pPr>
        <w:pStyle w:val="Heading1"/>
        <w:jc w:val="center"/>
      </w:pPr>
      <w:bookmarkStart w:id="78" w:name="_Toc343846236"/>
      <w:r>
        <w:lastRenderedPageBreak/>
        <w:t>Range and Bearing Tool</w:t>
      </w:r>
      <w:bookmarkEnd w:id="78"/>
    </w:p>
    <w:p w:rsidR="00EF6254" w:rsidRPr="00EF6254" w:rsidRDefault="00EF6254" w:rsidP="00EF6254"/>
    <w:p w:rsidR="00EF6254" w:rsidRDefault="00EF6254" w:rsidP="00EF6254">
      <w:pPr>
        <w:jc w:val="center"/>
      </w:pPr>
      <w:r>
        <w:rPr>
          <w:noProof/>
        </w:rPr>
        <w:drawing>
          <wp:inline distT="0" distB="0" distL="0" distR="0">
            <wp:extent cx="3847465" cy="2846705"/>
            <wp:effectExtent l="19050" t="0" r="635" b="0"/>
            <wp:docPr id="7" name="Picture 3" descr="C:\Users\bhdca\Desktop\ScreenHunter_02 Dec. 12 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2 Dec. 12 14.02.jpg"/>
                    <pic:cNvPicPr>
                      <a:picLocks noChangeAspect="1" noChangeArrowheads="1"/>
                    </pic:cNvPicPr>
                  </pic:nvPicPr>
                  <pic:blipFill>
                    <a:blip r:embed="rId28" cstate="print"/>
                    <a:srcRect/>
                    <a:stretch>
                      <a:fillRect/>
                    </a:stretch>
                  </pic:blipFill>
                  <pic:spPr bwMode="auto">
                    <a:xfrm>
                      <a:off x="0" y="0"/>
                      <a:ext cx="3847465" cy="2846705"/>
                    </a:xfrm>
                    <a:prstGeom prst="rect">
                      <a:avLst/>
                    </a:prstGeom>
                    <a:noFill/>
                    <a:ln w="9525">
                      <a:noFill/>
                      <a:miter lim="800000"/>
                      <a:headEnd/>
                      <a:tailEnd/>
                    </a:ln>
                  </pic:spPr>
                </pic:pic>
              </a:graphicData>
            </a:graphic>
          </wp:inline>
        </w:drawing>
      </w:r>
    </w:p>
    <w:p w:rsidR="00EF6254" w:rsidRDefault="00EF6254" w:rsidP="00EF6254">
      <w:pPr>
        <w:pStyle w:val="Heading3"/>
        <w:spacing w:before="0"/>
        <w:jc w:val="center"/>
      </w:pPr>
      <w:bookmarkStart w:id="79" w:name="_Toc343846237"/>
      <w:r>
        <w:t>Figure 15.1: Range and Bearing Tool</w:t>
      </w:r>
      <w:bookmarkEnd w:id="79"/>
    </w:p>
    <w:p w:rsidR="00277F36" w:rsidRPr="00277F36" w:rsidRDefault="00277F36" w:rsidP="00277F36"/>
    <w:p w:rsidR="00EF6254" w:rsidRDefault="00277F36" w:rsidP="00E71238">
      <w:r>
        <w:t xml:space="preserve">Range and Bearing tool is a GUI tool that provides </w:t>
      </w:r>
      <w:r w:rsidR="00A739B6">
        <w:t>capability</w:t>
      </w:r>
      <w:r>
        <w:t xml:space="preserve"> to measure range and bearing between any two points on the screen. It is done by selecting any point via mouse right button click and while holding the button dragging the yellow range/bearing line and readout to any other point on the screen.</w:t>
      </w:r>
    </w:p>
    <w:p w:rsidR="00DB190C" w:rsidRDefault="00277F36" w:rsidP="005C38D8">
      <w:r>
        <w:t xml:space="preserve">In the case two tracks symbols are selected the yellow range/bearing line </w:t>
      </w:r>
      <w:r w:rsidR="00A739B6">
        <w:t>remains</w:t>
      </w:r>
      <w:r>
        <w:t xml:space="preserve"> on the screen and gets updated every screen update cycle. It is possible to cancel the range/bearing line and readout by right mouse button click on any of the two connected tracks.</w:t>
      </w:r>
      <w:r w:rsidR="005C38D8">
        <w:t xml:space="preserve"> </w:t>
      </w:r>
    </w:p>
    <w:p w:rsidR="00DB190C" w:rsidRDefault="00DB190C">
      <w:r>
        <w:br w:type="page"/>
      </w:r>
    </w:p>
    <w:p w:rsidR="00E92154" w:rsidRDefault="00E92154" w:rsidP="005C38D8"/>
    <w:p w:rsidR="00E92154" w:rsidRDefault="00E92154" w:rsidP="00E92154">
      <w:pPr>
        <w:pStyle w:val="Heading1"/>
        <w:jc w:val="center"/>
      </w:pPr>
      <w:bookmarkStart w:id="80" w:name="_Toc343846238"/>
      <w:r>
        <w:t>SEP Tool</w:t>
      </w:r>
      <w:bookmarkEnd w:id="80"/>
    </w:p>
    <w:p w:rsidR="00E92154" w:rsidRDefault="00E92154" w:rsidP="00E92154">
      <w:pPr>
        <w:jc w:val="center"/>
      </w:pPr>
      <w:r>
        <w:t>(Separation Tool)</w:t>
      </w:r>
    </w:p>
    <w:p w:rsidR="00E92154" w:rsidRPr="00E92154" w:rsidRDefault="008A59BF" w:rsidP="00E92154">
      <w:r>
        <w:t xml:space="preserve">The SEP tool is an extension of Range and Bearing tool in the way that once two tracks are coupled via R&amp;B tool the system will automatically employ the SEP Tool logic (airspeed vector extrapolation) and check whether in the future vertical separation will get smaller than the present one. </w:t>
      </w:r>
      <w:r w:rsidR="00930135">
        <w:t>If true, then the SEP Tool will get activated and system will display a graphical presentation showing the minimum predicted distance and time until the minimum distance is reached. The display is updated each update cycle and the SEP Tool can be cancelled by left button mouse click on any of the two coupled tracks symbols. It is possible to adjust the maximum SEP Tool extrapolation time in Miscellaneous Settings.</w:t>
      </w:r>
    </w:p>
    <w:p w:rsidR="00E92154" w:rsidRDefault="00E92154" w:rsidP="005C38D8"/>
    <w:p w:rsidR="00DB190C" w:rsidRDefault="00DB190C" w:rsidP="00DB190C">
      <w:pPr>
        <w:jc w:val="center"/>
      </w:pPr>
      <w:r>
        <w:rPr>
          <w:noProof/>
        </w:rPr>
        <w:drawing>
          <wp:inline distT="0" distB="0" distL="0" distR="0">
            <wp:extent cx="6564699" cy="4563373"/>
            <wp:effectExtent l="19050" t="0" r="7551" b="0"/>
            <wp:docPr id="3" name="Picture 1" descr="C:\Users\bhdca\Downloads\ScreenHunter_02 Dec. 18 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ownloads\ScreenHunter_02 Dec. 18 15.06.jpg"/>
                    <pic:cNvPicPr>
                      <a:picLocks noChangeAspect="1" noChangeArrowheads="1"/>
                    </pic:cNvPicPr>
                  </pic:nvPicPr>
                  <pic:blipFill>
                    <a:blip r:embed="rId29" cstate="print"/>
                    <a:srcRect/>
                    <a:stretch>
                      <a:fillRect/>
                    </a:stretch>
                  </pic:blipFill>
                  <pic:spPr bwMode="auto">
                    <a:xfrm>
                      <a:off x="0" y="0"/>
                      <a:ext cx="6564454" cy="4563203"/>
                    </a:xfrm>
                    <a:prstGeom prst="rect">
                      <a:avLst/>
                    </a:prstGeom>
                    <a:noFill/>
                    <a:ln w="9525">
                      <a:noFill/>
                      <a:miter lim="800000"/>
                      <a:headEnd/>
                      <a:tailEnd/>
                    </a:ln>
                  </pic:spPr>
                </pic:pic>
              </a:graphicData>
            </a:graphic>
          </wp:inline>
        </w:drawing>
      </w:r>
    </w:p>
    <w:p w:rsidR="00DB190C" w:rsidRDefault="00DB190C" w:rsidP="00DB190C">
      <w:pPr>
        <w:pStyle w:val="Heading3"/>
        <w:spacing w:before="0"/>
        <w:jc w:val="center"/>
      </w:pPr>
      <w:bookmarkStart w:id="81" w:name="_Toc343846239"/>
      <w:r>
        <w:t>Figure 15.2: SEP Tool</w:t>
      </w:r>
      <w:bookmarkEnd w:id="81"/>
    </w:p>
    <w:p w:rsidR="00DB190C" w:rsidRDefault="00DB190C" w:rsidP="00DB190C">
      <w:pPr>
        <w:jc w:val="center"/>
      </w:pPr>
    </w:p>
    <w:p w:rsidR="00E71238" w:rsidRDefault="00E71238" w:rsidP="00E71238">
      <w:pPr>
        <w:pStyle w:val="Heading1"/>
        <w:jc w:val="center"/>
      </w:pPr>
      <w:bookmarkStart w:id="82" w:name="_Toc343846240"/>
      <w:r>
        <w:lastRenderedPageBreak/>
        <w:t>Extended Label</w:t>
      </w:r>
      <w:bookmarkEnd w:id="82"/>
    </w:p>
    <w:p w:rsidR="00E71238" w:rsidRDefault="00E71238" w:rsidP="00E71238"/>
    <w:p w:rsidR="00E71238" w:rsidRPr="00E71238" w:rsidRDefault="00BA3A95" w:rsidP="00E71238">
      <w:pPr>
        <w:jc w:val="center"/>
      </w:pPr>
      <w:r>
        <w:rPr>
          <w:noProof/>
        </w:rPr>
        <w:drawing>
          <wp:inline distT="0" distB="0" distL="0" distR="0">
            <wp:extent cx="2656935" cy="1837426"/>
            <wp:effectExtent l="0" t="0" r="0" b="0"/>
            <wp:docPr id="12" name="Picture 12" descr="C:\Users\CAAS\Desktop\ScreenHunter_56 Dec. 23 1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6 Dec. 23 13.5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998" cy="1837469"/>
                    </a:xfrm>
                    <a:prstGeom prst="rect">
                      <a:avLst/>
                    </a:prstGeom>
                    <a:noFill/>
                    <a:ln>
                      <a:noFill/>
                    </a:ln>
                  </pic:spPr>
                </pic:pic>
              </a:graphicData>
            </a:graphic>
          </wp:inline>
        </w:drawing>
      </w:r>
    </w:p>
    <w:p w:rsidR="00D8107D" w:rsidRDefault="00E92154" w:rsidP="00D8107D">
      <w:pPr>
        <w:pStyle w:val="Heading3"/>
        <w:spacing w:before="0"/>
        <w:jc w:val="center"/>
      </w:pPr>
      <w:bookmarkStart w:id="83" w:name="_Toc343846241"/>
      <w:r>
        <w:t>Figure 15.3</w:t>
      </w:r>
      <w:r w:rsidR="00566D76">
        <w:t>: Extended label</w:t>
      </w:r>
      <w:bookmarkEnd w:id="83"/>
      <w:r w:rsidR="00566D76">
        <w:t xml:space="preserve"> </w:t>
      </w:r>
    </w:p>
    <w:p w:rsidR="00566D76" w:rsidRDefault="00D8107D" w:rsidP="00D8107D">
      <w:pPr>
        <w:pStyle w:val="Heading3"/>
        <w:spacing w:before="0"/>
        <w:jc w:val="center"/>
      </w:pPr>
      <w:bookmarkStart w:id="84" w:name="_Toc343846242"/>
      <w:r>
        <w:t>(S</w:t>
      </w:r>
      <w:r w:rsidR="00566D76">
        <w:t>hows additio</w:t>
      </w:r>
      <w:r>
        <w:t>nal data for the selected label</w:t>
      </w:r>
      <w:r w:rsidR="00566D76">
        <w:t>)</w:t>
      </w:r>
      <w:bookmarkEnd w:id="84"/>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Pr="00AE6438" w:rsidRDefault="00D8107D" w:rsidP="00FF132E">
      <w:pPr>
        <w:pStyle w:val="ListParagraph"/>
        <w:numPr>
          <w:ilvl w:val="0"/>
          <w:numId w:val="26"/>
        </w:numPr>
        <w:rPr>
          <w:rFonts w:cstheme="minorHAnsi"/>
          <w:i/>
        </w:rPr>
      </w:pPr>
      <w:r w:rsidRPr="00AE6438">
        <w:rPr>
          <w:rFonts w:cstheme="minorHAnsi"/>
          <w:i/>
        </w:rPr>
        <w:t xml:space="preserve">When </w:t>
      </w:r>
      <w:r w:rsidR="009D7024" w:rsidRPr="00AE6438">
        <w:rPr>
          <w:rFonts w:cstheme="minorHAnsi"/>
          <w:i/>
        </w:rPr>
        <w:t xml:space="preserve">(Roc) </w:t>
      </w:r>
      <w:r w:rsidR="001F4AEA" w:rsidRPr="00AE6438">
        <w:rPr>
          <w:rFonts w:cstheme="minorHAnsi"/>
          <w:i/>
        </w:rPr>
        <w:t>Rate o</w:t>
      </w:r>
      <w:r w:rsidRPr="00AE6438">
        <w:rPr>
          <w:rFonts w:cstheme="minorHAnsi"/>
          <w:i/>
        </w:rPr>
        <w:t xml:space="preserve">f Climb is derived from CAT048I250 then </w:t>
      </w:r>
      <w:r w:rsidR="009D7024" w:rsidRPr="00AE6438">
        <w:rPr>
          <w:rFonts w:cstheme="minorHAnsi"/>
          <w:i/>
        </w:rPr>
        <w:t xml:space="preserve">both </w:t>
      </w:r>
      <w:r w:rsidRPr="00AE6438">
        <w:rPr>
          <w:rFonts w:cstheme="minorHAnsi"/>
          <w:i/>
        </w:rPr>
        <w:t xml:space="preserve">Inertial and </w:t>
      </w:r>
      <w:r w:rsidR="001F4AEA" w:rsidRPr="00AE6438">
        <w:rPr>
          <w:rFonts w:cstheme="minorHAnsi"/>
          <w:i/>
        </w:rPr>
        <w:t xml:space="preserve">Barometric are displayed </w:t>
      </w:r>
      <w:r w:rsidR="00FF132E" w:rsidRPr="00AE6438">
        <w:rPr>
          <w:rFonts w:cstheme="minorHAnsi"/>
          <w:i/>
        </w:rPr>
        <w:t>if</w:t>
      </w:r>
      <w:r w:rsidR="001F4AEA" w:rsidRPr="00AE6438">
        <w:rPr>
          <w:rFonts w:cstheme="minorHAnsi"/>
          <w:i/>
        </w:rPr>
        <w:t xml:space="preserve"> available. </w:t>
      </w:r>
    </w:p>
    <w:p w:rsidR="00295181" w:rsidRPr="00AE6438" w:rsidRDefault="00122CA9"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S</w:t>
      </w:r>
      <w:r w:rsidR="00295181" w:rsidRPr="00AE6438">
        <w:rPr>
          <w:rFonts w:cstheme="minorHAnsi"/>
          <w:i/>
        </w:rPr>
        <w:t>: The short-term vertical intent as described by either the FMS selected altitude, the Altitude Control Panel Selected Altitude (FCU/MCP), or the current aircraft altitude according to the aircraft's mode of flight.</w:t>
      </w:r>
    </w:p>
    <w:p w:rsidR="004900FC" w:rsidRPr="00AE6438" w:rsidRDefault="004900FC" w:rsidP="004900FC">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short term target altitude source data is available it is indicated by the following three letter abbreviation in front of the value readout:</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“A/C” Current Aircraft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“MCP” MCP/FCU selected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“FMS” FMS derived altitude</w:t>
      </w:r>
    </w:p>
    <w:p w:rsidR="004900FC" w:rsidRPr="00AE6438" w:rsidRDefault="004900FC" w:rsidP="004900FC">
      <w:pPr>
        <w:pStyle w:val="ListParagraph"/>
        <w:numPr>
          <w:ilvl w:val="2"/>
          <w:numId w:val="26"/>
        </w:numPr>
        <w:autoSpaceDE w:val="0"/>
        <w:autoSpaceDN w:val="0"/>
        <w:adjustRightInd w:val="0"/>
        <w:spacing w:after="0" w:line="240" w:lineRule="auto"/>
        <w:rPr>
          <w:rFonts w:cstheme="minorHAnsi"/>
          <w:i/>
        </w:rPr>
      </w:pPr>
      <w:r w:rsidRPr="00AE6438">
        <w:rPr>
          <w:rFonts w:cstheme="minorHAnsi"/>
          <w:i/>
        </w:rPr>
        <w:t>“UKN” Unknown or Not Provided source</w:t>
      </w:r>
    </w:p>
    <w:p w:rsidR="00295181" w:rsidRPr="00AE6438" w:rsidRDefault="00BD40CA" w:rsidP="00122CA9">
      <w:pPr>
        <w:pStyle w:val="ListParagraph"/>
        <w:numPr>
          <w:ilvl w:val="0"/>
          <w:numId w:val="26"/>
        </w:numPr>
        <w:autoSpaceDE w:val="0"/>
        <w:autoSpaceDN w:val="0"/>
        <w:adjustRightInd w:val="0"/>
        <w:spacing w:after="0" w:line="240" w:lineRule="auto"/>
        <w:rPr>
          <w:rFonts w:cstheme="minorHAnsi"/>
          <w:i/>
        </w:rPr>
      </w:pPr>
      <w:r w:rsidRPr="00AE6438">
        <w:rPr>
          <w:rFonts w:cstheme="minorHAnsi"/>
          <w:i/>
        </w:rPr>
        <w:t>S ALT F</w:t>
      </w:r>
      <w:r w:rsidR="00295181" w:rsidRPr="00AE6438">
        <w:rPr>
          <w:rFonts w:cstheme="minorHAnsi"/>
          <w:i/>
        </w:rPr>
        <w:t xml:space="preserve">: The </w:t>
      </w:r>
      <w:r w:rsidRPr="00AE6438">
        <w:rPr>
          <w:rFonts w:cstheme="minorHAnsi"/>
          <w:i/>
        </w:rPr>
        <w:t xml:space="preserve">final </w:t>
      </w:r>
      <w:r w:rsidR="00295181" w:rsidRPr="00AE6438">
        <w:rPr>
          <w:rFonts w:cstheme="minorHAnsi"/>
          <w:i/>
        </w:rPr>
        <w:t>vertical intent value that corresponds with the ATC cleared altitude, as derived from the Altitude Control Panel (FCU/MCP).</w:t>
      </w:r>
    </w:p>
    <w:p w:rsidR="002F610E" w:rsidRPr="00AE6438" w:rsidRDefault="002F610E" w:rsidP="002F610E">
      <w:pPr>
        <w:pStyle w:val="ListParagraph"/>
        <w:numPr>
          <w:ilvl w:val="1"/>
          <w:numId w:val="26"/>
        </w:numPr>
        <w:autoSpaceDE w:val="0"/>
        <w:autoSpaceDN w:val="0"/>
        <w:adjustRightInd w:val="0"/>
        <w:spacing w:after="0" w:line="240" w:lineRule="auto"/>
        <w:rPr>
          <w:rFonts w:cstheme="minorHAnsi"/>
          <w:i/>
        </w:rPr>
      </w:pPr>
      <w:r w:rsidRPr="00AE6438">
        <w:rPr>
          <w:rFonts w:cstheme="minorHAnsi"/>
          <w:i/>
        </w:rPr>
        <w:t>If the final vertical intent flight mode data is provided it is indicated by the following three letter mode indicator in front of the value readout:</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“AH” Altitude Hold</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“AM” Approach Mode</w:t>
      </w:r>
    </w:p>
    <w:p w:rsidR="002F610E" w:rsidRPr="00AE6438" w:rsidRDefault="002F610E" w:rsidP="002F610E">
      <w:pPr>
        <w:pStyle w:val="ListParagraph"/>
        <w:numPr>
          <w:ilvl w:val="2"/>
          <w:numId w:val="26"/>
        </w:numPr>
        <w:autoSpaceDE w:val="0"/>
        <w:autoSpaceDN w:val="0"/>
        <w:adjustRightInd w:val="0"/>
        <w:spacing w:after="0" w:line="240" w:lineRule="auto"/>
        <w:rPr>
          <w:rFonts w:cstheme="minorHAnsi"/>
          <w:i/>
        </w:rPr>
      </w:pPr>
      <w:r w:rsidRPr="00AE6438">
        <w:rPr>
          <w:rFonts w:cstheme="minorHAnsi"/>
          <w:i/>
        </w:rPr>
        <w:t>“MV” Managed VNAV</w:t>
      </w:r>
    </w:p>
    <w:p w:rsidR="00D86A0F" w:rsidRPr="00AE6438" w:rsidRDefault="001F4AEA" w:rsidP="00FF132E">
      <w:pPr>
        <w:pStyle w:val="ListParagraph"/>
        <w:numPr>
          <w:ilvl w:val="0"/>
          <w:numId w:val="26"/>
        </w:numPr>
        <w:rPr>
          <w:rFonts w:cstheme="minorHAnsi"/>
          <w:i/>
        </w:rPr>
      </w:pPr>
      <w:r w:rsidRPr="00AE6438">
        <w:rPr>
          <w:rFonts w:cstheme="minorHAnsi"/>
          <w:i/>
        </w:rPr>
        <w:t xml:space="preserve">Figure 5.1 depicts data derived from </w:t>
      </w:r>
      <w:r w:rsidR="00295181" w:rsidRPr="00AE6438">
        <w:rPr>
          <w:rFonts w:cstheme="minorHAnsi"/>
          <w:i/>
        </w:rPr>
        <w:t>CAT048/I250</w:t>
      </w:r>
      <w:r w:rsidRPr="00AE6438">
        <w:rPr>
          <w:rFonts w:cstheme="minorHAnsi"/>
          <w:i/>
        </w:rP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5" w:name="_Toc343846243"/>
      <w:r w:rsidRPr="00272081">
        <w:rPr>
          <w:b w:val="0"/>
        </w:rPr>
        <w:t>Display Attributes</w:t>
      </w:r>
      <w:bookmarkEnd w:id="85"/>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6" w:name="_Toc341724364"/>
      <w:bookmarkStart w:id="87"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3615" cy="1664970"/>
                    </a:xfrm>
                    <a:prstGeom prst="rect">
                      <a:avLst/>
                    </a:prstGeom>
                    <a:noFill/>
                    <a:ln>
                      <a:noFill/>
                    </a:ln>
                  </pic:spPr>
                </pic:pic>
              </a:graphicData>
            </a:graphic>
          </wp:inline>
        </w:drawing>
      </w:r>
      <w:bookmarkEnd w:id="86"/>
      <w:bookmarkEnd w:id="87"/>
    </w:p>
    <w:p w:rsidR="00065BC6" w:rsidRDefault="00A77D91" w:rsidP="00913D1C">
      <w:pPr>
        <w:pStyle w:val="Heading3"/>
        <w:jc w:val="center"/>
      </w:pPr>
      <w:bookmarkStart w:id="88" w:name="_Toc336514078"/>
      <w:bookmarkStart w:id="89" w:name="_Toc343846244"/>
      <w:r>
        <w:t>Figure 1</w:t>
      </w:r>
      <w:r w:rsidR="002A5127">
        <w:t>6</w:t>
      </w:r>
      <w:r w:rsidR="00065BC6">
        <w:t>: Menu to Access Display configuration windows</w:t>
      </w:r>
      <w:bookmarkEnd w:id="88"/>
      <w:bookmarkEnd w:id="89"/>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90" w:name="_Toc341724366"/>
      <w:bookmarkStart w:id="91"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7925" cy="6478270"/>
                    </a:xfrm>
                    <a:prstGeom prst="rect">
                      <a:avLst/>
                    </a:prstGeom>
                    <a:noFill/>
                    <a:ln>
                      <a:noFill/>
                    </a:ln>
                  </pic:spPr>
                </pic:pic>
              </a:graphicData>
            </a:graphic>
          </wp:inline>
        </w:drawing>
      </w:r>
      <w:bookmarkEnd w:id="90"/>
      <w:bookmarkEnd w:id="91"/>
    </w:p>
    <w:p w:rsidR="008250F8" w:rsidRPr="008250F8" w:rsidRDefault="00A77D91" w:rsidP="00A07EA9">
      <w:pPr>
        <w:pStyle w:val="Heading3"/>
        <w:jc w:val="center"/>
      </w:pPr>
      <w:bookmarkStart w:id="92" w:name="_Toc336514079"/>
      <w:bookmarkStart w:id="93" w:name="_Toc343846245"/>
      <w:r>
        <w:t>Figure 1</w:t>
      </w:r>
      <w:r w:rsidR="0099247A">
        <w:t>7</w:t>
      </w:r>
      <w:r w:rsidR="008250F8">
        <w:t>: Display Attributes</w:t>
      </w:r>
      <w:bookmarkEnd w:id="92"/>
      <w:bookmarkEnd w:id="93"/>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4" w:name="_Toc343846246"/>
      <w:r w:rsidRPr="00272081">
        <w:rPr>
          <w:b w:val="0"/>
        </w:rPr>
        <w:t>Display Items</w:t>
      </w:r>
      <w:bookmarkEnd w:id="94"/>
    </w:p>
    <w:p w:rsidR="008D2D80" w:rsidRDefault="008D2D80" w:rsidP="00AC47BC">
      <w:pPr>
        <w:spacing w:after="0"/>
        <w:outlineLvl w:val="0"/>
      </w:pPr>
    </w:p>
    <w:p w:rsidR="009C5DE0" w:rsidRDefault="007A68E6" w:rsidP="00285220">
      <w:pPr>
        <w:pStyle w:val="Heading3"/>
        <w:jc w:val="center"/>
      </w:pPr>
      <w:bookmarkStart w:id="95" w:name="_Toc341724369"/>
      <w:bookmarkStart w:id="96"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5050" cy="1457960"/>
                    </a:xfrm>
                    <a:prstGeom prst="rect">
                      <a:avLst/>
                    </a:prstGeom>
                    <a:noFill/>
                    <a:ln>
                      <a:noFill/>
                    </a:ln>
                  </pic:spPr>
                </pic:pic>
              </a:graphicData>
            </a:graphic>
          </wp:inline>
        </w:drawing>
      </w:r>
      <w:bookmarkEnd w:id="95"/>
      <w:bookmarkEnd w:id="96"/>
    </w:p>
    <w:p w:rsidR="009A0021" w:rsidRDefault="005F48DF" w:rsidP="00285220">
      <w:pPr>
        <w:pStyle w:val="Heading3"/>
        <w:jc w:val="center"/>
      </w:pPr>
      <w:bookmarkStart w:id="97" w:name="_Toc336514080"/>
      <w:bookmarkStart w:id="98" w:name="_Toc343846247"/>
      <w:r>
        <w:t>Figure 1</w:t>
      </w:r>
      <w:r w:rsidR="0099247A">
        <w:t>8</w:t>
      </w:r>
      <w:r w:rsidR="009C5DE0">
        <w:t>: Display Items</w:t>
      </w:r>
      <w:bookmarkEnd w:id="97"/>
      <w:bookmarkEnd w:id="98"/>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99" w:name="_Toc343846248"/>
      <w:r w:rsidRPr="00272081">
        <w:rPr>
          <w:b w:val="0"/>
        </w:rPr>
        <w:t>Label Attributes</w:t>
      </w:r>
      <w:bookmarkEnd w:id="99"/>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100" w:name="_Toc341724372"/>
      <w:bookmarkStart w:id="101"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15540" cy="3977015"/>
                    </a:xfrm>
                    <a:prstGeom prst="rect">
                      <a:avLst/>
                    </a:prstGeom>
                    <a:noFill/>
                    <a:ln>
                      <a:noFill/>
                    </a:ln>
                  </pic:spPr>
                </pic:pic>
              </a:graphicData>
            </a:graphic>
          </wp:inline>
        </w:drawing>
      </w:r>
      <w:bookmarkEnd w:id="100"/>
      <w:bookmarkEnd w:id="101"/>
    </w:p>
    <w:p w:rsidR="00870C75" w:rsidRPr="00A60434" w:rsidRDefault="005F48DF" w:rsidP="00A60434">
      <w:pPr>
        <w:pStyle w:val="Heading3"/>
        <w:jc w:val="center"/>
      </w:pPr>
      <w:bookmarkStart w:id="102" w:name="_Toc336514081"/>
      <w:bookmarkStart w:id="103" w:name="_Toc343846249"/>
      <w:r>
        <w:t>Figure 1</w:t>
      </w:r>
      <w:r w:rsidR="0099247A">
        <w:t>9</w:t>
      </w:r>
      <w:r w:rsidR="000F7455">
        <w:t>: Label Attributes Picker</w:t>
      </w:r>
      <w:bookmarkEnd w:id="102"/>
      <w:bookmarkEnd w:id="103"/>
    </w:p>
    <w:p w:rsidR="00A60434" w:rsidRPr="00BC3120" w:rsidRDefault="00A60434" w:rsidP="00BC3120">
      <w:pPr>
        <w:pStyle w:val="Heading1"/>
        <w:jc w:val="center"/>
      </w:pPr>
      <w:bookmarkStart w:id="104" w:name="_Toc343846250"/>
      <w:r>
        <w:t>Choosing Category to Process</w:t>
      </w:r>
      <w:bookmarkEnd w:id="104"/>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5" w:name="_Toc336514082"/>
      <w:bookmarkStart w:id="106" w:name="_Toc343846251"/>
      <w:bookmarkStart w:id="107" w:name="_Toc334523368"/>
      <w:r>
        <w:t>Figure 20</w:t>
      </w:r>
      <w:r w:rsidR="000178C9">
        <w:t>: Category decoder selector</w:t>
      </w:r>
      <w:bookmarkEnd w:id="105"/>
      <w:bookmarkEnd w:id="106"/>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8" w:name="_Toc343846252"/>
      <w:r>
        <w:lastRenderedPageBreak/>
        <w:t>ASTERIX Recording</w:t>
      </w:r>
      <w:r w:rsidR="005E4F22">
        <w:t xml:space="preserve"> &amp; Forwarding</w:t>
      </w:r>
      <w:bookmarkEnd w:id="108"/>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09" w:name="_Toc343846253"/>
      <w:r>
        <w:t>Figure 21</w:t>
      </w:r>
      <w:r w:rsidR="004319B9">
        <w:t>: Data Recording and Forwarding</w:t>
      </w:r>
      <w:bookmarkEnd w:id="109"/>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w:t>
      </w:r>
      <w:proofErr w:type="gramStart"/>
      <w:r w:rsidR="0056394C">
        <w:t>Raw</w:t>
      </w:r>
      <w:proofErr w:type="gramEnd"/>
      <w:r w:rsidR="0056394C">
        <w:t xml:space="preserve"> </w:t>
      </w:r>
      <w:r w:rsidR="005E4F22">
        <w:t xml:space="preserve">recording can be opened </w:t>
      </w:r>
      <w:r>
        <w:t xml:space="preserve">with </w:t>
      </w:r>
      <w:r w:rsidR="005E4F22">
        <w:t>the Asterix Inspector (</w:t>
      </w:r>
      <w:hyperlink r:id="rId37"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10" w:name="_Toc343846254"/>
      <w:r>
        <w:t xml:space="preserve">ASTERIX </w:t>
      </w:r>
      <w:r w:rsidR="00A22BBE">
        <w:t>Replay</w:t>
      </w:r>
      <w:bookmarkEnd w:id="110"/>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11" w:name="_Toc343846255"/>
      <w:r>
        <w:t>Figure 22</w:t>
      </w:r>
      <w:r w:rsidR="005D0A15">
        <w:t>: ASTERIX Replay</w:t>
      </w:r>
      <w:bookmarkEnd w:id="111"/>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2" w:name="_Toc343846256"/>
      <w:r>
        <w:t>“Replay” to “Raw”</w:t>
      </w:r>
      <w:bookmarkEnd w:id="112"/>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3" w:name="_Toc343846257"/>
      <w:r>
        <w:t>Figure 23</w:t>
      </w:r>
      <w:r w:rsidR="00EB4DE1">
        <w:t>: Replay to Raw format</w:t>
      </w:r>
      <w:bookmarkEnd w:id="113"/>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4" w:name="_Toc343846258"/>
      <w:r>
        <w:t xml:space="preserve">System </w:t>
      </w:r>
      <w:r w:rsidR="00946BE0">
        <w:t xml:space="preserve">Configuration and </w:t>
      </w:r>
      <w:r>
        <w:t>Status</w:t>
      </w:r>
      <w:bookmarkEnd w:id="114"/>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5" w:name="_Toc343846259"/>
      <w:r>
        <w:t>Figure 24: Three screen shoots of System Status Display (GO, History and Data Loss)</w:t>
      </w:r>
      <w:bookmarkEnd w:id="115"/>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6" w:name="_Toc343846260"/>
      <w:r>
        <w:lastRenderedPageBreak/>
        <w:t>Miscellaneous Settings</w:t>
      </w:r>
      <w:bookmarkEnd w:id="116"/>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Default="00462FE4" w:rsidP="00462FE4">
      <w:pPr>
        <w:pStyle w:val="ListParagraph"/>
        <w:numPr>
          <w:ilvl w:val="0"/>
          <w:numId w:val="24"/>
        </w:numPr>
      </w:pPr>
      <w:r>
        <w:t>“Display position in decimals” if checked then LAT/LNG of the mouse position is displayed in decimal degrees format.</w:t>
      </w:r>
    </w:p>
    <w:p w:rsidR="008A59BF" w:rsidRPr="007A2595" w:rsidRDefault="00931A5C" w:rsidP="00462FE4">
      <w:pPr>
        <w:pStyle w:val="ListParagraph"/>
        <w:numPr>
          <w:ilvl w:val="0"/>
          <w:numId w:val="24"/>
        </w:numPr>
      </w:pPr>
      <w:r>
        <w:t>SEP Tool (MAX number of minutes to look ahead when using SEP Tool logic)</w:t>
      </w:r>
    </w:p>
    <w:p w:rsidR="007A2595" w:rsidRDefault="008A59BF" w:rsidP="007A2595">
      <w:pPr>
        <w:jc w:val="center"/>
      </w:pPr>
      <w:r>
        <w:rPr>
          <w:noProof/>
        </w:rPr>
        <w:drawing>
          <wp:inline distT="0" distB="0" distL="0" distR="0">
            <wp:extent cx="1682115" cy="1061085"/>
            <wp:effectExtent l="19050" t="0" r="0" b="0"/>
            <wp:docPr id="4" name="Picture 2" descr="C:\Users\bhdca\Desktop\ScreenHunter_02 Dec. 21 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Dec. 21 09.32.jpg"/>
                    <pic:cNvPicPr>
                      <a:picLocks noChangeAspect="1" noChangeArrowheads="1"/>
                    </pic:cNvPicPr>
                  </pic:nvPicPr>
                  <pic:blipFill>
                    <a:blip r:embed="rId41" cstate="print"/>
                    <a:srcRect/>
                    <a:stretch>
                      <a:fillRect/>
                    </a:stretch>
                  </pic:blipFill>
                  <pic:spPr bwMode="auto">
                    <a:xfrm>
                      <a:off x="0" y="0"/>
                      <a:ext cx="1682115" cy="1061085"/>
                    </a:xfrm>
                    <a:prstGeom prst="rect">
                      <a:avLst/>
                    </a:prstGeom>
                    <a:noFill/>
                    <a:ln w="9525">
                      <a:noFill/>
                      <a:miter lim="800000"/>
                      <a:headEnd/>
                      <a:tailEnd/>
                    </a:ln>
                  </pic:spPr>
                </pic:pic>
              </a:graphicData>
            </a:graphic>
          </wp:inline>
        </w:drawing>
      </w:r>
    </w:p>
    <w:p w:rsidR="007A2595" w:rsidRDefault="007A2595" w:rsidP="007A2595">
      <w:pPr>
        <w:pStyle w:val="Heading3"/>
        <w:jc w:val="center"/>
      </w:pPr>
      <w:bookmarkStart w:id="117" w:name="_Toc343846261"/>
      <w:r>
        <w:t>Figure 25: Miscellaneous Settings</w:t>
      </w:r>
      <w:bookmarkEnd w:id="117"/>
    </w:p>
    <w:p w:rsidR="00B327E2" w:rsidRDefault="00B327E2" w:rsidP="00B327E2">
      <w:pPr>
        <w:pStyle w:val="Heading1"/>
        <w:jc w:val="center"/>
      </w:pPr>
      <w:bookmarkStart w:id="118" w:name="_Toc343846262"/>
      <w:r>
        <w:t>STCA (Short Term Conflict Alert)</w:t>
      </w:r>
    </w:p>
    <w:p w:rsidR="00E20638" w:rsidRPr="00E20638" w:rsidRDefault="00E20638" w:rsidP="00E20638">
      <w:proofErr w:type="spellStart"/>
      <w:r>
        <w:t>Tralaaa</w:t>
      </w:r>
      <w:proofErr w:type="spellEnd"/>
    </w:p>
    <w:p w:rsidR="00B327E2" w:rsidRDefault="00B327E2" w:rsidP="0035674D">
      <w:pPr>
        <w:pStyle w:val="Heading1"/>
        <w:jc w:val="center"/>
      </w:pPr>
    </w:p>
    <w:p w:rsidR="00C504D9" w:rsidRDefault="007A2595" w:rsidP="0035674D">
      <w:pPr>
        <w:pStyle w:val="Heading1"/>
        <w:jc w:val="center"/>
      </w:pPr>
      <w:r>
        <w:t>I</w:t>
      </w:r>
      <w:r w:rsidR="00C504D9">
        <w:t xml:space="preserve">mplemented </w:t>
      </w:r>
      <w:bookmarkStart w:id="119" w:name="_GoBack"/>
      <w:bookmarkEnd w:id="119"/>
      <w:r w:rsidR="00C504D9">
        <w:t>Decoders (so far)</w:t>
      </w:r>
      <w:bookmarkEnd w:id="118"/>
    </w:p>
    <w:p w:rsidR="0035674D" w:rsidRPr="0035674D" w:rsidRDefault="0035674D" w:rsidP="0035674D"/>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CAT01</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090 Mode-C </w:t>
      </w:r>
      <w:proofErr w:type="gramStart"/>
      <w:r w:rsidRPr="00F94464">
        <w:rPr>
          <w:rFonts w:cs="Consolas"/>
          <w:sz w:val="20"/>
          <w:szCs w:val="20"/>
        </w:rPr>
        <w:t>Code</w:t>
      </w:r>
      <w:proofErr w:type="gramEnd"/>
      <w:r w:rsidRPr="00F94464">
        <w:rPr>
          <w:rFonts w:cs="Consolas"/>
          <w:sz w:val="20"/>
          <w:szCs w:val="20"/>
        </w:rPr>
        <w:t xml:space="preserve"> in Binary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141 Truncated Time of Day</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CAT02</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Time of Day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CAT48</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020 Target Report Descriptor</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040 Measured </w:t>
      </w:r>
      <w:proofErr w:type="gramStart"/>
      <w:r w:rsidRPr="00F94464">
        <w:rPr>
          <w:rFonts w:cs="Consolas"/>
          <w:sz w:val="20"/>
          <w:szCs w:val="20"/>
        </w:rPr>
        <w:t>Position</w:t>
      </w:r>
      <w:proofErr w:type="gramEnd"/>
      <w:r w:rsidRPr="00F94464">
        <w:rPr>
          <w:rFonts w:cs="Consolas"/>
          <w:sz w:val="20"/>
          <w:szCs w:val="20"/>
        </w:rPr>
        <w:t xml:space="preserve"> in Slant Polar Coordinates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070 Mode-3/A </w:t>
      </w:r>
      <w:proofErr w:type="gramStart"/>
      <w:r w:rsidRPr="00F94464">
        <w:rPr>
          <w:rFonts w:cs="Consolas"/>
          <w:sz w:val="20"/>
          <w:szCs w:val="20"/>
        </w:rPr>
        <w:t>Code</w:t>
      </w:r>
      <w:proofErr w:type="gramEnd"/>
      <w:r w:rsidRPr="00F94464">
        <w:rPr>
          <w:rFonts w:cs="Consolas"/>
          <w:sz w:val="20"/>
          <w:szCs w:val="20"/>
        </w:rPr>
        <w:t xml:space="preserve"> in Octal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090 Flight Level in Binary Representation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140 Time of Day</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lastRenderedPageBreak/>
        <w:tab/>
      </w:r>
      <w:r w:rsidRPr="00F94464">
        <w:rPr>
          <w:rFonts w:cs="Consolas"/>
          <w:sz w:val="20"/>
          <w:szCs w:val="20"/>
        </w:rPr>
        <w:tab/>
        <w:t>220 Aircraft Address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240 Aircraft Identification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250 </w:t>
      </w:r>
      <w:proofErr w:type="gramStart"/>
      <w:r w:rsidRPr="00F94464">
        <w:rPr>
          <w:rFonts w:cs="Consolas"/>
          <w:sz w:val="20"/>
          <w:szCs w:val="20"/>
        </w:rPr>
        <w:t>Mode-</w:t>
      </w:r>
      <w:proofErr w:type="gramEnd"/>
      <w:r w:rsidRPr="00F94464">
        <w:rPr>
          <w:rFonts w:cs="Consolas"/>
          <w:sz w:val="20"/>
          <w:szCs w:val="20"/>
        </w:rPr>
        <w:t>S 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BDS40 Selected Vertical Intention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MCP/FCU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FMS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Barometric Pressure Setting Minus 800mb</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Status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BDS60 Heading and speed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Indicated Airspeed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Barometric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Inertial Altitude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BDS50 Track and turn report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1.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2.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3.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4. Track Angle Rate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r>
      <w:r w:rsidRPr="00F94464">
        <w:rPr>
          <w:rFonts w:cs="Consolas"/>
          <w:sz w:val="20"/>
          <w:szCs w:val="20"/>
        </w:rPr>
        <w:tab/>
        <w:t>5. True Airspeed</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CAT34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t xml:space="preserve">    </w:t>
      </w:r>
      <w:r w:rsidR="00F94464" w:rsidRPr="00F94464">
        <w:rPr>
          <w:rFonts w:cs="Consolas"/>
          <w:sz w:val="20"/>
          <w:szCs w:val="20"/>
        </w:rPr>
        <w:tab/>
      </w:r>
      <w:r w:rsidRPr="00F94464">
        <w:rPr>
          <w:rFonts w:cs="Consolas"/>
          <w:sz w:val="20"/>
          <w:szCs w:val="20"/>
        </w:rPr>
        <w:t xml:space="preserve">000 Message Type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030 </w:t>
      </w:r>
      <w:proofErr w:type="gramStart"/>
      <w:r w:rsidRPr="00F94464">
        <w:rPr>
          <w:rFonts w:cs="Consolas"/>
          <w:sz w:val="20"/>
          <w:szCs w:val="20"/>
        </w:rPr>
        <w:t>Time-of-Day</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020 Sector Number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 xml:space="preserve">        </w:t>
      </w:r>
      <w:r w:rsidR="00F94464" w:rsidRPr="00F94464">
        <w:rPr>
          <w:rFonts w:cs="Consolas"/>
          <w:sz w:val="20"/>
          <w:szCs w:val="20"/>
        </w:rPr>
        <w:tab/>
      </w:r>
      <w:r w:rsidR="00F94464">
        <w:rPr>
          <w:rFonts w:cs="Consolas"/>
          <w:sz w:val="20"/>
          <w:szCs w:val="20"/>
        </w:rPr>
        <w:tab/>
      </w:r>
      <w:r w:rsidRPr="00F94464">
        <w:rPr>
          <w:rFonts w:cs="Consolas"/>
          <w:sz w:val="20"/>
          <w:szCs w:val="20"/>
        </w:rPr>
        <w:t xml:space="preserve">041 Antenna Rotation </w:t>
      </w:r>
      <w:proofErr w:type="gramStart"/>
      <w:r w:rsidRPr="00F94464">
        <w:rPr>
          <w:rFonts w:cs="Consolas"/>
          <w:sz w:val="20"/>
          <w:szCs w:val="20"/>
        </w:rPr>
        <w:t>Period</w:t>
      </w:r>
      <w:proofErr w:type="gramEnd"/>
      <w:r w:rsidRPr="00F94464">
        <w:rPr>
          <w:rFonts w:cs="Consolas"/>
          <w:sz w:val="20"/>
          <w:szCs w:val="20"/>
        </w:rPr>
        <w:t xml:space="preserve">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050 System </w:t>
      </w:r>
      <w:proofErr w:type="gramStart"/>
      <w:r w:rsidRPr="00F94464">
        <w:rPr>
          <w:rFonts w:cs="Consolas"/>
          <w:sz w:val="20"/>
          <w:szCs w:val="20"/>
        </w:rPr>
        <w:t>Configuration</w:t>
      </w:r>
      <w:proofErr w:type="gramEnd"/>
      <w:r w:rsidRPr="00F94464">
        <w:rPr>
          <w:rFonts w:cs="Consolas"/>
          <w:sz w:val="20"/>
          <w:szCs w:val="20"/>
        </w:rPr>
        <w:t xml:space="preserve"> and Status           </w:t>
      </w:r>
    </w:p>
    <w:p w:rsidR="009A0EC5" w:rsidRPr="00F94464" w:rsidRDefault="009A0EC5" w:rsidP="00F94464">
      <w:pPr>
        <w:autoSpaceDE w:val="0"/>
        <w:autoSpaceDN w:val="0"/>
        <w:adjustRightInd w:val="0"/>
        <w:spacing w:after="0" w:line="240" w:lineRule="auto"/>
        <w:ind w:left="720"/>
        <w:rPr>
          <w:rFonts w:cs="Consolas"/>
          <w:sz w:val="20"/>
          <w:szCs w:val="20"/>
        </w:rPr>
      </w:pP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CAT62</w:t>
      </w:r>
      <w:r w:rsidRPr="00F94464">
        <w:rPr>
          <w:rFonts w:cs="Consolas"/>
          <w:sz w:val="20"/>
          <w:szCs w:val="20"/>
        </w:rPr>
        <w:tab/>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proofErr w:type="gramStart"/>
      <w:r w:rsidRPr="00F94464">
        <w:rPr>
          <w:rFonts w:cs="Consolas"/>
          <w:sz w:val="20"/>
          <w:szCs w:val="20"/>
        </w:rPr>
        <w:t>015 Service Identification</w:t>
      </w:r>
      <w:proofErr w:type="gramEnd"/>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105 Calculated Track Position (WGS-84)</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 xml:space="preserve">060 Track </w:t>
      </w:r>
      <w:proofErr w:type="gramStart"/>
      <w:r w:rsidRPr="00F94464">
        <w:rPr>
          <w:rFonts w:cs="Consolas"/>
          <w:sz w:val="20"/>
          <w:szCs w:val="20"/>
        </w:rPr>
        <w:t>Mode</w:t>
      </w:r>
      <w:proofErr w:type="gramEnd"/>
      <w:r w:rsidRPr="00F94464">
        <w:rPr>
          <w:rFonts w:cs="Consolas"/>
          <w:sz w:val="20"/>
          <w:szCs w:val="20"/>
        </w:rPr>
        <w:t xml:space="preserve"> 3/A Code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040 Track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070 Time of Track Information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136 Measured Flight Level</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220 Calculated Rate of Climb/Descent</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t>380 Aircraft Derived Data</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 Target Address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 Target Identification</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3: Magnetic Heading</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5: True Airspeed (TAS)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6: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7: Final State Selected Altitude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 xml:space="preserve">Subfield # 10: COM, ACAS and Flight Status </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15: Roll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17: Track Angle</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18: Ground Speed</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26: Indicated Airspeed (IAS)</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27: Mach number</w:t>
      </w:r>
    </w:p>
    <w:p w:rsidR="009A0EC5" w:rsidRPr="00F94464" w:rsidRDefault="009A0EC5" w:rsidP="00F94464">
      <w:pPr>
        <w:autoSpaceDE w:val="0"/>
        <w:autoSpaceDN w:val="0"/>
        <w:adjustRightInd w:val="0"/>
        <w:spacing w:after="0" w:line="240" w:lineRule="auto"/>
        <w:ind w:left="720"/>
        <w:rPr>
          <w:rFonts w:cs="Consolas"/>
          <w:sz w:val="20"/>
          <w:szCs w:val="20"/>
        </w:rPr>
      </w:pPr>
      <w:r w:rsidRPr="00F94464">
        <w:rPr>
          <w:rFonts w:cs="Consolas"/>
          <w:sz w:val="20"/>
          <w:szCs w:val="20"/>
        </w:rPr>
        <w:tab/>
      </w:r>
      <w:r w:rsidRPr="00F94464">
        <w:rPr>
          <w:rFonts w:cs="Consolas"/>
          <w:sz w:val="20"/>
          <w:szCs w:val="20"/>
        </w:rPr>
        <w:tab/>
      </w:r>
      <w:r w:rsidRPr="00F94464">
        <w:rPr>
          <w:rFonts w:cs="Consolas"/>
          <w:sz w:val="20"/>
          <w:szCs w:val="20"/>
        </w:rPr>
        <w:tab/>
        <w:t>Subfield # 28: Barometric Pressure Setting (from Mode S BDS 4</w:t>
      </w:r>
      <w:proofErr w:type="gramStart"/>
      <w:r w:rsidRPr="00F94464">
        <w:rPr>
          <w:rFonts w:cs="Consolas"/>
          <w:sz w:val="20"/>
          <w:szCs w:val="20"/>
        </w:rPr>
        <w:t>,0</w:t>
      </w:r>
      <w:proofErr w:type="gramEnd"/>
      <w:r w:rsidRPr="00F94464">
        <w:rPr>
          <w:rFonts w:cs="Consolas"/>
          <w:sz w:val="20"/>
          <w:szCs w:val="20"/>
        </w:rPr>
        <w:t>)</w:t>
      </w:r>
    </w:p>
    <w:p w:rsidR="00091878" w:rsidRDefault="00091878" w:rsidP="00991434">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lastRenderedPageBreak/>
        <w:t xml:space="preserve">Amer Kapetanovic </w:t>
      </w:r>
    </w:p>
    <w:p w:rsidR="000C7A5B" w:rsidRPr="00487D3D" w:rsidRDefault="000C7A5B" w:rsidP="006C4ECD">
      <w:pPr>
        <w:spacing w:after="0"/>
        <w:jc w:val="center"/>
        <w:rPr>
          <w:b/>
          <w:i/>
        </w:rPr>
      </w:pPr>
      <w:r w:rsidRPr="00487D3D">
        <w:rPr>
          <w:b/>
          <w:i/>
        </w:rPr>
        <w:t>(akapetanovic@gmail.com)</w:t>
      </w:r>
      <w:bookmarkEnd w:id="107"/>
    </w:p>
    <w:p w:rsidR="00E65400" w:rsidRDefault="00E65400" w:rsidP="006C4ECD">
      <w:pPr>
        <w:spacing w:after="0"/>
      </w:pPr>
    </w:p>
    <w:p w:rsidR="006F67E6" w:rsidRDefault="006F67E6" w:rsidP="00F666E0"/>
    <w:sectPr w:rsidR="006F67E6" w:rsidSect="00747F35">
      <w:headerReference w:type="default" r:id="rId42"/>
      <w:footerReference w:type="default" r:id="rId43"/>
      <w:pgSz w:w="12240" w:h="15840"/>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0821" w:rsidRDefault="008F0821" w:rsidP="00AD54C9">
      <w:pPr>
        <w:spacing w:after="0" w:line="240" w:lineRule="auto"/>
      </w:pPr>
      <w:r>
        <w:separator/>
      </w:r>
    </w:p>
  </w:endnote>
  <w:endnote w:type="continuationSeparator" w:id="0">
    <w:p w:rsidR="008F0821" w:rsidRDefault="008F0821" w:rsidP="00AD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964484"/>
      <w:docPartObj>
        <w:docPartGallery w:val="Page Numbers (Bottom of Page)"/>
        <w:docPartUnique/>
      </w:docPartObj>
    </w:sdtPr>
    <w:sdtEndPr/>
    <w:sdtContent>
      <w:sdt>
        <w:sdtPr>
          <w:id w:val="98381352"/>
          <w:docPartObj>
            <w:docPartGallery w:val="Page Numbers (Top of Page)"/>
            <w:docPartUnique/>
          </w:docPartObj>
        </w:sdtPr>
        <w:sdtEndPr/>
        <w:sdtContent>
          <w:p w:rsidR="00122CA9" w:rsidRDefault="00122CA9">
            <w:pPr>
              <w:pStyle w:val="Footer"/>
            </w:pPr>
            <w:r>
              <w:t xml:space="preserve">Page </w:t>
            </w:r>
            <w:r w:rsidR="00196CAB">
              <w:rPr>
                <w:b/>
                <w:sz w:val="24"/>
                <w:szCs w:val="24"/>
              </w:rPr>
              <w:fldChar w:fldCharType="begin"/>
            </w:r>
            <w:r>
              <w:rPr>
                <w:b/>
              </w:rPr>
              <w:instrText xml:space="preserve"> PAGE </w:instrText>
            </w:r>
            <w:r w:rsidR="00196CAB">
              <w:rPr>
                <w:b/>
                <w:sz w:val="24"/>
                <w:szCs w:val="24"/>
              </w:rPr>
              <w:fldChar w:fldCharType="separate"/>
            </w:r>
            <w:r w:rsidR="00E20638">
              <w:rPr>
                <w:b/>
                <w:noProof/>
              </w:rPr>
              <w:t>31</w:t>
            </w:r>
            <w:r w:rsidR="00196CAB">
              <w:rPr>
                <w:b/>
                <w:sz w:val="24"/>
                <w:szCs w:val="24"/>
              </w:rPr>
              <w:fldChar w:fldCharType="end"/>
            </w:r>
            <w:r>
              <w:t xml:space="preserve"> of </w:t>
            </w:r>
            <w:r w:rsidR="00196CAB">
              <w:rPr>
                <w:b/>
                <w:sz w:val="24"/>
                <w:szCs w:val="24"/>
              </w:rPr>
              <w:fldChar w:fldCharType="begin"/>
            </w:r>
            <w:r>
              <w:rPr>
                <w:b/>
              </w:rPr>
              <w:instrText xml:space="preserve"> NUMPAGES  </w:instrText>
            </w:r>
            <w:r w:rsidR="00196CAB">
              <w:rPr>
                <w:b/>
                <w:sz w:val="24"/>
                <w:szCs w:val="24"/>
              </w:rPr>
              <w:fldChar w:fldCharType="separate"/>
            </w:r>
            <w:r w:rsidR="00E20638">
              <w:rPr>
                <w:b/>
                <w:noProof/>
              </w:rPr>
              <w:t>33</w:t>
            </w:r>
            <w:r w:rsidR="00196CAB">
              <w:rPr>
                <w:b/>
                <w:sz w:val="24"/>
                <w:szCs w:val="24"/>
              </w:rPr>
              <w:fldChar w:fldCharType="end"/>
            </w:r>
          </w:p>
        </w:sdtContent>
      </w:sdt>
    </w:sdtContent>
  </w:sdt>
  <w:p w:rsidR="00122CA9" w:rsidRDefault="00122C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0821" w:rsidRDefault="008F0821" w:rsidP="00AD54C9">
      <w:pPr>
        <w:spacing w:after="0" w:line="240" w:lineRule="auto"/>
      </w:pPr>
      <w:r>
        <w:separator/>
      </w:r>
    </w:p>
  </w:footnote>
  <w:footnote w:type="continuationSeparator" w:id="0">
    <w:p w:rsidR="008F0821" w:rsidRDefault="008F0821" w:rsidP="00AD54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234"/>
      <w:gridCol w:w="1152"/>
    </w:tblGrid>
    <w:tr w:rsidR="00122CA9">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EndPr/>
          <w:sdtContent>
            <w:p w:rsidR="00122CA9" w:rsidRDefault="00122CA9">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EndPr/>
          <w:sdtContent>
            <w:p w:rsidR="00122CA9" w:rsidRDefault="00122CA9"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2CA9" w:rsidRDefault="003C1D04">
          <w:pPr>
            <w:pStyle w:val="Header"/>
            <w:rPr>
              <w:b/>
            </w:rPr>
          </w:pPr>
          <w:r>
            <w:fldChar w:fldCharType="begin"/>
          </w:r>
          <w:r>
            <w:instrText xml:space="preserve"> PAGE   \* MERGEFORMAT </w:instrText>
          </w:r>
          <w:r>
            <w:rPr>
              <w:lang w:bidi="ar-SA"/>
            </w:rPr>
            <w:fldChar w:fldCharType="separate"/>
          </w:r>
          <w:r w:rsidR="00E20638">
            <w:rPr>
              <w:noProof/>
            </w:rPr>
            <w:t>31</w:t>
          </w:r>
          <w:r>
            <w:rPr>
              <w:noProof/>
            </w:rPr>
            <w:fldChar w:fldCharType="end"/>
          </w:r>
        </w:p>
      </w:tc>
    </w:tr>
  </w:tbl>
  <w:p w:rsidR="00122CA9" w:rsidRDefault="00122C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4154F"/>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A639F"/>
    <w:rsid w:val="000A7058"/>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2CA9"/>
    <w:rsid w:val="00124D6F"/>
    <w:rsid w:val="001259AF"/>
    <w:rsid w:val="00126376"/>
    <w:rsid w:val="00143977"/>
    <w:rsid w:val="001456A8"/>
    <w:rsid w:val="0014581D"/>
    <w:rsid w:val="00147892"/>
    <w:rsid w:val="00154B86"/>
    <w:rsid w:val="001561CB"/>
    <w:rsid w:val="00162949"/>
    <w:rsid w:val="00163835"/>
    <w:rsid w:val="00163F57"/>
    <w:rsid w:val="001708AD"/>
    <w:rsid w:val="00172245"/>
    <w:rsid w:val="00196CAB"/>
    <w:rsid w:val="001A1D5D"/>
    <w:rsid w:val="001C20A9"/>
    <w:rsid w:val="001D1DAD"/>
    <w:rsid w:val="001D26FB"/>
    <w:rsid w:val="001D5D74"/>
    <w:rsid w:val="001E2860"/>
    <w:rsid w:val="001E4201"/>
    <w:rsid w:val="001E66A1"/>
    <w:rsid w:val="001E7B44"/>
    <w:rsid w:val="001E7E98"/>
    <w:rsid w:val="001F4871"/>
    <w:rsid w:val="001F4AEA"/>
    <w:rsid w:val="001F737E"/>
    <w:rsid w:val="00200F12"/>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54D37"/>
    <w:rsid w:val="00262BC1"/>
    <w:rsid w:val="00267487"/>
    <w:rsid w:val="002715E1"/>
    <w:rsid w:val="00272081"/>
    <w:rsid w:val="00277C18"/>
    <w:rsid w:val="00277F36"/>
    <w:rsid w:val="00280EC5"/>
    <w:rsid w:val="00283843"/>
    <w:rsid w:val="002849F4"/>
    <w:rsid w:val="00284AD4"/>
    <w:rsid w:val="00285220"/>
    <w:rsid w:val="002866FB"/>
    <w:rsid w:val="00295181"/>
    <w:rsid w:val="00295345"/>
    <w:rsid w:val="002A2D40"/>
    <w:rsid w:val="002A2DD7"/>
    <w:rsid w:val="002A3650"/>
    <w:rsid w:val="002A5127"/>
    <w:rsid w:val="002A7FF4"/>
    <w:rsid w:val="002B20CB"/>
    <w:rsid w:val="002B5B66"/>
    <w:rsid w:val="002B6E13"/>
    <w:rsid w:val="002C3505"/>
    <w:rsid w:val="002C3D9E"/>
    <w:rsid w:val="002C50E4"/>
    <w:rsid w:val="002C605F"/>
    <w:rsid w:val="002C6282"/>
    <w:rsid w:val="002D288D"/>
    <w:rsid w:val="002E6613"/>
    <w:rsid w:val="002F1046"/>
    <w:rsid w:val="002F610E"/>
    <w:rsid w:val="003013F2"/>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1D04"/>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00FC"/>
    <w:rsid w:val="004952A6"/>
    <w:rsid w:val="00496C90"/>
    <w:rsid w:val="004A1FE6"/>
    <w:rsid w:val="004A4D25"/>
    <w:rsid w:val="004A5145"/>
    <w:rsid w:val="004A5271"/>
    <w:rsid w:val="004B0F55"/>
    <w:rsid w:val="004B491D"/>
    <w:rsid w:val="004C2E4B"/>
    <w:rsid w:val="004D26D0"/>
    <w:rsid w:val="004D34EA"/>
    <w:rsid w:val="004F2B1A"/>
    <w:rsid w:val="00506C44"/>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38D8"/>
    <w:rsid w:val="005C530D"/>
    <w:rsid w:val="005D0A15"/>
    <w:rsid w:val="005D2712"/>
    <w:rsid w:val="005E1D1A"/>
    <w:rsid w:val="005E1EA2"/>
    <w:rsid w:val="005E21A4"/>
    <w:rsid w:val="005E338A"/>
    <w:rsid w:val="005E4F22"/>
    <w:rsid w:val="005F2D9A"/>
    <w:rsid w:val="005F48DF"/>
    <w:rsid w:val="005F550C"/>
    <w:rsid w:val="005F7E3C"/>
    <w:rsid w:val="0060052E"/>
    <w:rsid w:val="0060172D"/>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1ECC"/>
    <w:rsid w:val="007023F0"/>
    <w:rsid w:val="007038D9"/>
    <w:rsid w:val="00710F2B"/>
    <w:rsid w:val="00711DB0"/>
    <w:rsid w:val="007141FD"/>
    <w:rsid w:val="00717D5E"/>
    <w:rsid w:val="00722267"/>
    <w:rsid w:val="00726791"/>
    <w:rsid w:val="007328E0"/>
    <w:rsid w:val="00737E98"/>
    <w:rsid w:val="00744C59"/>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2B79"/>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A59BF"/>
    <w:rsid w:val="008B46C5"/>
    <w:rsid w:val="008B6C58"/>
    <w:rsid w:val="008B7799"/>
    <w:rsid w:val="008C2CCA"/>
    <w:rsid w:val="008D17C2"/>
    <w:rsid w:val="008D2D80"/>
    <w:rsid w:val="008D366F"/>
    <w:rsid w:val="008D462F"/>
    <w:rsid w:val="008D699B"/>
    <w:rsid w:val="008E11EC"/>
    <w:rsid w:val="008E57DA"/>
    <w:rsid w:val="008E5C7B"/>
    <w:rsid w:val="008F0821"/>
    <w:rsid w:val="008F16CE"/>
    <w:rsid w:val="008F2BCD"/>
    <w:rsid w:val="008F3A0A"/>
    <w:rsid w:val="008F3C56"/>
    <w:rsid w:val="008F42D4"/>
    <w:rsid w:val="00904187"/>
    <w:rsid w:val="009070D5"/>
    <w:rsid w:val="00912F9E"/>
    <w:rsid w:val="0091325D"/>
    <w:rsid w:val="00913D1C"/>
    <w:rsid w:val="009152A2"/>
    <w:rsid w:val="00916029"/>
    <w:rsid w:val="00924616"/>
    <w:rsid w:val="00926190"/>
    <w:rsid w:val="009261C7"/>
    <w:rsid w:val="009262F4"/>
    <w:rsid w:val="009270F5"/>
    <w:rsid w:val="00930135"/>
    <w:rsid w:val="00931A5C"/>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1434"/>
    <w:rsid w:val="0099247A"/>
    <w:rsid w:val="009930B6"/>
    <w:rsid w:val="009965D9"/>
    <w:rsid w:val="009A0021"/>
    <w:rsid w:val="009A0EC5"/>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230E"/>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25120"/>
    <w:rsid w:val="00A36D5D"/>
    <w:rsid w:val="00A40351"/>
    <w:rsid w:val="00A41E84"/>
    <w:rsid w:val="00A53ABC"/>
    <w:rsid w:val="00A55012"/>
    <w:rsid w:val="00A56E68"/>
    <w:rsid w:val="00A572B9"/>
    <w:rsid w:val="00A60434"/>
    <w:rsid w:val="00A6064C"/>
    <w:rsid w:val="00A609DC"/>
    <w:rsid w:val="00A63A19"/>
    <w:rsid w:val="00A65FFB"/>
    <w:rsid w:val="00A739B6"/>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E6438"/>
    <w:rsid w:val="00AF0C78"/>
    <w:rsid w:val="00AF456A"/>
    <w:rsid w:val="00AF5656"/>
    <w:rsid w:val="00AF6615"/>
    <w:rsid w:val="00B0166D"/>
    <w:rsid w:val="00B0629D"/>
    <w:rsid w:val="00B14293"/>
    <w:rsid w:val="00B15ABD"/>
    <w:rsid w:val="00B24805"/>
    <w:rsid w:val="00B25D16"/>
    <w:rsid w:val="00B327E2"/>
    <w:rsid w:val="00B33975"/>
    <w:rsid w:val="00B34F23"/>
    <w:rsid w:val="00B536AB"/>
    <w:rsid w:val="00B55A99"/>
    <w:rsid w:val="00B603CE"/>
    <w:rsid w:val="00B65819"/>
    <w:rsid w:val="00B73783"/>
    <w:rsid w:val="00B756C0"/>
    <w:rsid w:val="00B83DE6"/>
    <w:rsid w:val="00BA1A5D"/>
    <w:rsid w:val="00BA3A95"/>
    <w:rsid w:val="00BA41CF"/>
    <w:rsid w:val="00BA7526"/>
    <w:rsid w:val="00BB5A4F"/>
    <w:rsid w:val="00BB77F5"/>
    <w:rsid w:val="00BC297A"/>
    <w:rsid w:val="00BC3120"/>
    <w:rsid w:val="00BC7B22"/>
    <w:rsid w:val="00BD3415"/>
    <w:rsid w:val="00BD40CA"/>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3A5F"/>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B190C"/>
    <w:rsid w:val="00DC3C58"/>
    <w:rsid w:val="00DC4F38"/>
    <w:rsid w:val="00DC508D"/>
    <w:rsid w:val="00DD714A"/>
    <w:rsid w:val="00DE37D5"/>
    <w:rsid w:val="00DE642B"/>
    <w:rsid w:val="00DE7A16"/>
    <w:rsid w:val="00DF02AD"/>
    <w:rsid w:val="00DF04EA"/>
    <w:rsid w:val="00DF103B"/>
    <w:rsid w:val="00DF4CD8"/>
    <w:rsid w:val="00E02922"/>
    <w:rsid w:val="00E052D5"/>
    <w:rsid w:val="00E05BE6"/>
    <w:rsid w:val="00E13C82"/>
    <w:rsid w:val="00E13CEE"/>
    <w:rsid w:val="00E201E4"/>
    <w:rsid w:val="00E20638"/>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154"/>
    <w:rsid w:val="00E92989"/>
    <w:rsid w:val="00E9356D"/>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6254"/>
    <w:rsid w:val="00EF7CD5"/>
    <w:rsid w:val="00F05DA5"/>
    <w:rsid w:val="00F16DEA"/>
    <w:rsid w:val="00F225C9"/>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7717E"/>
    <w:rsid w:val="00F8430C"/>
    <w:rsid w:val="00F84354"/>
    <w:rsid w:val="00F855F5"/>
    <w:rsid w:val="00F87361"/>
    <w:rsid w:val="00F87648"/>
    <w:rsid w:val="00F920F8"/>
    <w:rsid w:val="00F92869"/>
    <w:rsid w:val="00F92BE8"/>
    <w:rsid w:val="00F93B0A"/>
    <w:rsid w:val="00F94464"/>
    <w:rsid w:val="00F957B0"/>
    <w:rsid w:val="00FA202D"/>
    <w:rsid w:val="00FA4272"/>
    <w:rsid w:val="00FA608F"/>
    <w:rsid w:val="00FA7860"/>
    <w:rsid w:val="00FC00CB"/>
    <w:rsid w:val="00FC01D0"/>
    <w:rsid w:val="00FC4346"/>
    <w:rsid w:val="00FC4837"/>
    <w:rsid w:val="00FD485B"/>
    <w:rsid w:val="00FE3C3C"/>
    <w:rsid w:val="00FE6E46"/>
    <w:rsid w:val="00FF132E"/>
    <w:rsid w:val="00FF135E"/>
    <w:rsid w:val="00FF1A36"/>
    <w:rsid w:val="00FF41D9"/>
    <w:rsid w:val="00FF4A3F"/>
    <w:rsid w:val="00FF7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gadm.org/country"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sdn.microsoft.com/en-us/vstudio/bb735936.aspx"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ourceforge.net/projects/asterix/?source=directory" TargetMode="External"/><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akapetanovic@gmail.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6DB35A-4C66-4113-9866-2A1BE3689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33</Pages>
  <Words>4591</Words>
  <Characters>26171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30701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CAAS</cp:lastModifiedBy>
  <cp:revision>183</cp:revision>
  <cp:lastPrinted>2012-11-26T19:49:00Z</cp:lastPrinted>
  <dcterms:created xsi:type="dcterms:W3CDTF">2012-11-09T08:52:00Z</dcterms:created>
  <dcterms:modified xsi:type="dcterms:W3CDTF">2012-12-27T21:04:00Z</dcterms:modified>
</cp:coreProperties>
</file>