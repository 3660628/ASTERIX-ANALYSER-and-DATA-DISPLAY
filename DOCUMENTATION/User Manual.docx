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B47" w:rsidRDefault="005811AF" w:rsidP="000B2285">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proofErr w:type="gramStart"/>
      <w:r w:rsidRPr="00593A52">
        <w:rPr>
          <w:b/>
          <w:color w:val="4F81BD" w:themeColor="accent1"/>
          <w:sz w:val="36"/>
        </w:rPr>
        <w:t>for</w:t>
      </w:r>
      <w:proofErr w:type="gramEnd"/>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F225C9">
        <w:rPr>
          <w:b/>
          <w:color w:val="4F81BD" w:themeColor="accent1"/>
          <w:sz w:val="56"/>
        </w:rPr>
        <w:t xml:space="preserve"> 2.3</w:t>
      </w:r>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FF4A3F" w:rsidP="005811AF">
      <w:pPr>
        <w:spacing w:after="0"/>
        <w:jc w:val="center"/>
      </w:pPr>
      <w:hyperlink r:id="rId8" w:history="1">
        <w:r w:rsidR="005811AF" w:rsidRPr="00523F1B">
          <w:rPr>
            <w:rStyle w:val="Hyperlink"/>
          </w:rPr>
          <w:t>akapetanovic@gmail.com</w:t>
        </w:r>
      </w:hyperlink>
    </w:p>
    <w:p w:rsidR="007C47E0" w:rsidRDefault="00FF4A3F" w:rsidP="00D53C38">
      <w:pPr>
        <w:spacing w:after="0"/>
        <w:jc w:val="center"/>
        <w:rPr>
          <w:color w:val="4F81BD" w:themeColor="accent1"/>
        </w:rPr>
      </w:pPr>
      <w:r>
        <w:rPr>
          <w:color w:val="4F81BD" w:themeColor="accent1"/>
        </w:rPr>
        <w:fldChar w:fldCharType="begin"/>
      </w:r>
      <w:r w:rsidR="00D53C38">
        <w:rPr>
          <w:color w:val="4F81BD" w:themeColor="accent1"/>
        </w:rPr>
        <w:instrText xml:space="preserve"> DATE \@ "MMMM d, yyyy" </w:instrText>
      </w:r>
      <w:r>
        <w:rPr>
          <w:color w:val="4F81BD" w:themeColor="accent1"/>
        </w:rPr>
        <w:fldChar w:fldCharType="separate"/>
      </w:r>
      <w:r w:rsidR="00F225C9">
        <w:rPr>
          <w:noProof/>
          <w:color w:val="4F81BD" w:themeColor="accent1"/>
        </w:rPr>
        <w:t>December 12, 2012</w:t>
      </w:r>
      <w:bookmarkStart w:id="0" w:name="_GoBack"/>
      <w:bookmarkEnd w:id="0"/>
      <w:r>
        <w:rPr>
          <w:color w:val="4F81BD" w:themeColor="accent1"/>
        </w:rPr>
        <w:fldChar w:fldCharType="end"/>
      </w:r>
    </w:p>
    <w:p w:rsidR="00D53C38" w:rsidRDefault="00D53C38" w:rsidP="00D53C38">
      <w:pPr>
        <w:spacing w:after="0"/>
        <w:jc w:val="center"/>
      </w:pPr>
    </w:p>
    <w:p w:rsidR="005811AF" w:rsidRDefault="009070D5" w:rsidP="00267487">
      <w:pPr>
        <w:jc w:val="center"/>
      </w:pPr>
      <w:r>
        <w:rPr>
          <w:noProof/>
        </w:rPr>
        <w:drawing>
          <wp:inline distT="0" distB="0" distL="0" distR="0">
            <wp:extent cx="6976973" cy="4468483"/>
            <wp:effectExtent l="19050" t="0" r="0" b="0"/>
            <wp:docPr id="2" name="Picture 1" descr="C:\Users\bhdca\Desktop\ScreenHunter_01 Dec. 12 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Dec. 12 14.01.jpg"/>
                    <pic:cNvPicPr>
                      <a:picLocks noChangeAspect="1" noChangeArrowheads="1"/>
                    </pic:cNvPicPr>
                  </pic:nvPicPr>
                  <pic:blipFill>
                    <a:blip r:embed="rId9" cstate="print"/>
                    <a:srcRect/>
                    <a:stretch>
                      <a:fillRect/>
                    </a:stretch>
                  </pic:blipFill>
                  <pic:spPr bwMode="auto">
                    <a:xfrm>
                      <a:off x="0" y="0"/>
                      <a:ext cx="6978971" cy="4469763"/>
                    </a:xfrm>
                    <a:prstGeom prst="rect">
                      <a:avLst/>
                    </a:prstGeom>
                    <a:noFill/>
                    <a:ln w="9525">
                      <a:noFill/>
                      <a:miter lim="800000"/>
                      <a:headEnd/>
                      <a:tailEnd/>
                    </a:ln>
                  </pic:spPr>
                </pic:pic>
              </a:graphicData>
            </a:graphic>
          </wp:inline>
        </w:drawing>
      </w:r>
    </w:p>
    <w:p w:rsidR="00267487" w:rsidRDefault="00267487">
      <w:r>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E9356D" w:rsidRDefault="00FF4A3F">
          <w:pPr>
            <w:pStyle w:val="TOC1"/>
            <w:tabs>
              <w:tab w:val="right" w:leader="dot" w:pos="10160"/>
            </w:tabs>
            <w:rPr>
              <w:noProof/>
            </w:rPr>
          </w:pPr>
          <w:r>
            <w:fldChar w:fldCharType="begin"/>
          </w:r>
          <w:r w:rsidR="00F6014A">
            <w:instrText xml:space="preserve"> TOC \o "1-3" \h \z \u </w:instrText>
          </w:r>
          <w:r>
            <w:fldChar w:fldCharType="separate"/>
          </w:r>
          <w:hyperlink w:anchor="_Toc343086094" w:history="1">
            <w:r w:rsidR="00E9356D" w:rsidRPr="00CD398E">
              <w:rPr>
                <w:rStyle w:val="Hyperlink"/>
                <w:noProof/>
              </w:rPr>
              <w:t>Foreword</w:t>
            </w:r>
            <w:r w:rsidR="00E9356D">
              <w:rPr>
                <w:noProof/>
                <w:webHidden/>
              </w:rPr>
              <w:tab/>
            </w:r>
            <w:r w:rsidR="00E9356D">
              <w:rPr>
                <w:noProof/>
                <w:webHidden/>
              </w:rPr>
              <w:fldChar w:fldCharType="begin"/>
            </w:r>
            <w:r w:rsidR="00E9356D">
              <w:rPr>
                <w:noProof/>
                <w:webHidden/>
              </w:rPr>
              <w:instrText xml:space="preserve"> PAGEREF _Toc343086094 \h </w:instrText>
            </w:r>
            <w:r w:rsidR="00E9356D">
              <w:rPr>
                <w:noProof/>
                <w:webHidden/>
              </w:rPr>
            </w:r>
            <w:r w:rsidR="00E9356D">
              <w:rPr>
                <w:noProof/>
                <w:webHidden/>
              </w:rPr>
              <w:fldChar w:fldCharType="separate"/>
            </w:r>
            <w:r w:rsidR="00E9356D">
              <w:rPr>
                <w:noProof/>
                <w:webHidden/>
              </w:rPr>
              <w:t>5</w:t>
            </w:r>
            <w:r w:rsidR="00E9356D">
              <w:rPr>
                <w:noProof/>
                <w:webHidden/>
              </w:rPr>
              <w:fldChar w:fldCharType="end"/>
            </w:r>
          </w:hyperlink>
        </w:p>
        <w:p w:rsidR="00E9356D" w:rsidRDefault="00E9356D">
          <w:pPr>
            <w:pStyle w:val="TOC1"/>
            <w:tabs>
              <w:tab w:val="right" w:leader="dot" w:pos="10160"/>
            </w:tabs>
            <w:rPr>
              <w:noProof/>
            </w:rPr>
          </w:pPr>
          <w:hyperlink w:anchor="_Toc343086095" w:history="1">
            <w:r w:rsidRPr="00CD398E">
              <w:rPr>
                <w:rStyle w:val="Hyperlink"/>
                <w:noProof/>
              </w:rPr>
              <w:t>Related Documents</w:t>
            </w:r>
            <w:r>
              <w:rPr>
                <w:noProof/>
                <w:webHidden/>
              </w:rPr>
              <w:tab/>
            </w:r>
            <w:r>
              <w:rPr>
                <w:noProof/>
                <w:webHidden/>
              </w:rPr>
              <w:fldChar w:fldCharType="begin"/>
            </w:r>
            <w:r>
              <w:rPr>
                <w:noProof/>
                <w:webHidden/>
              </w:rPr>
              <w:instrText xml:space="preserve"> PAGEREF _Toc343086095 \h </w:instrText>
            </w:r>
            <w:r>
              <w:rPr>
                <w:noProof/>
                <w:webHidden/>
              </w:rPr>
            </w:r>
            <w:r>
              <w:rPr>
                <w:noProof/>
                <w:webHidden/>
              </w:rPr>
              <w:fldChar w:fldCharType="separate"/>
            </w:r>
            <w:r>
              <w:rPr>
                <w:noProof/>
                <w:webHidden/>
              </w:rPr>
              <w:t>6</w:t>
            </w:r>
            <w:r>
              <w:rPr>
                <w:noProof/>
                <w:webHidden/>
              </w:rPr>
              <w:fldChar w:fldCharType="end"/>
            </w:r>
          </w:hyperlink>
        </w:p>
        <w:p w:rsidR="00E9356D" w:rsidRDefault="00E9356D">
          <w:pPr>
            <w:pStyle w:val="TOC1"/>
            <w:tabs>
              <w:tab w:val="right" w:leader="dot" w:pos="10160"/>
            </w:tabs>
            <w:rPr>
              <w:noProof/>
            </w:rPr>
          </w:pPr>
          <w:hyperlink w:anchor="_Toc343086096" w:history="1">
            <w:r w:rsidRPr="00CD398E">
              <w:rPr>
                <w:rStyle w:val="Hyperlink"/>
                <w:noProof/>
              </w:rPr>
              <w:t>Initial Setup</w:t>
            </w:r>
            <w:r>
              <w:rPr>
                <w:noProof/>
                <w:webHidden/>
              </w:rPr>
              <w:tab/>
            </w:r>
            <w:r>
              <w:rPr>
                <w:noProof/>
                <w:webHidden/>
              </w:rPr>
              <w:fldChar w:fldCharType="begin"/>
            </w:r>
            <w:r>
              <w:rPr>
                <w:noProof/>
                <w:webHidden/>
              </w:rPr>
              <w:instrText xml:space="preserve"> PAGEREF _Toc343086096 \h </w:instrText>
            </w:r>
            <w:r>
              <w:rPr>
                <w:noProof/>
                <w:webHidden/>
              </w:rPr>
            </w:r>
            <w:r>
              <w:rPr>
                <w:noProof/>
                <w:webHidden/>
              </w:rPr>
              <w:fldChar w:fldCharType="separate"/>
            </w:r>
            <w:r>
              <w:rPr>
                <w:noProof/>
                <w:webHidden/>
              </w:rPr>
              <w:t>6</w:t>
            </w:r>
            <w:r>
              <w:rPr>
                <w:noProof/>
                <w:webHidden/>
              </w:rPr>
              <w:fldChar w:fldCharType="end"/>
            </w:r>
          </w:hyperlink>
        </w:p>
        <w:p w:rsidR="00E9356D" w:rsidRDefault="00E9356D">
          <w:pPr>
            <w:pStyle w:val="TOC1"/>
            <w:tabs>
              <w:tab w:val="right" w:leader="dot" w:pos="10160"/>
            </w:tabs>
            <w:rPr>
              <w:noProof/>
            </w:rPr>
          </w:pPr>
          <w:hyperlink w:anchor="_Toc343086097" w:history="1">
            <w:r w:rsidRPr="00CD398E">
              <w:rPr>
                <w:rStyle w:val="Hyperlink"/>
                <w:noProof/>
              </w:rPr>
              <w:t>Main Windows and Functionality</w:t>
            </w:r>
            <w:r>
              <w:rPr>
                <w:noProof/>
                <w:webHidden/>
              </w:rPr>
              <w:tab/>
            </w:r>
            <w:r>
              <w:rPr>
                <w:noProof/>
                <w:webHidden/>
              </w:rPr>
              <w:fldChar w:fldCharType="begin"/>
            </w:r>
            <w:r>
              <w:rPr>
                <w:noProof/>
                <w:webHidden/>
              </w:rPr>
              <w:instrText xml:space="preserve"> PAGEREF _Toc343086097 \h </w:instrText>
            </w:r>
            <w:r>
              <w:rPr>
                <w:noProof/>
                <w:webHidden/>
              </w:rPr>
            </w:r>
            <w:r>
              <w:rPr>
                <w:noProof/>
                <w:webHidden/>
              </w:rPr>
              <w:fldChar w:fldCharType="separate"/>
            </w:r>
            <w:r>
              <w:rPr>
                <w:noProof/>
                <w:webHidden/>
              </w:rPr>
              <w:t>9</w:t>
            </w:r>
            <w:r>
              <w:rPr>
                <w:noProof/>
                <w:webHidden/>
              </w:rPr>
              <w:fldChar w:fldCharType="end"/>
            </w:r>
          </w:hyperlink>
        </w:p>
        <w:p w:rsidR="00E9356D" w:rsidRDefault="00E9356D">
          <w:pPr>
            <w:pStyle w:val="TOC1"/>
            <w:tabs>
              <w:tab w:val="right" w:leader="dot" w:pos="10160"/>
            </w:tabs>
            <w:rPr>
              <w:noProof/>
            </w:rPr>
          </w:pPr>
          <w:hyperlink w:anchor="_Toc343086098" w:history="1">
            <w:r w:rsidRPr="00CD398E">
              <w:rPr>
                <w:rStyle w:val="Hyperlink"/>
                <w:noProof/>
              </w:rPr>
              <w:t>Setting up a connection</w:t>
            </w:r>
            <w:r>
              <w:rPr>
                <w:noProof/>
                <w:webHidden/>
              </w:rPr>
              <w:tab/>
            </w:r>
            <w:r>
              <w:rPr>
                <w:noProof/>
                <w:webHidden/>
              </w:rPr>
              <w:fldChar w:fldCharType="begin"/>
            </w:r>
            <w:r>
              <w:rPr>
                <w:noProof/>
                <w:webHidden/>
              </w:rPr>
              <w:instrText xml:space="preserve"> PAGEREF _Toc343086098 \h </w:instrText>
            </w:r>
            <w:r>
              <w:rPr>
                <w:noProof/>
                <w:webHidden/>
              </w:rPr>
            </w:r>
            <w:r>
              <w:rPr>
                <w:noProof/>
                <w:webHidden/>
              </w:rPr>
              <w:fldChar w:fldCharType="separate"/>
            </w:r>
            <w:r>
              <w:rPr>
                <w:noProof/>
                <w:webHidden/>
              </w:rPr>
              <w:t>9</w:t>
            </w:r>
            <w:r>
              <w:rPr>
                <w:noProof/>
                <w:webHidden/>
              </w:rPr>
              <w:fldChar w:fldCharType="end"/>
            </w:r>
          </w:hyperlink>
        </w:p>
        <w:p w:rsidR="00E9356D" w:rsidRDefault="00E9356D">
          <w:pPr>
            <w:pStyle w:val="TOC3"/>
            <w:tabs>
              <w:tab w:val="right" w:leader="dot" w:pos="10160"/>
            </w:tabs>
            <w:rPr>
              <w:noProof/>
            </w:rPr>
          </w:pPr>
          <w:hyperlink w:anchor="_Toc343086099" w:history="1">
            <w:r>
              <w:rPr>
                <w:noProof/>
                <w:webHidden/>
              </w:rPr>
              <w:tab/>
            </w:r>
            <w:r>
              <w:rPr>
                <w:noProof/>
                <w:webHidden/>
              </w:rPr>
              <w:fldChar w:fldCharType="begin"/>
            </w:r>
            <w:r>
              <w:rPr>
                <w:noProof/>
                <w:webHidden/>
              </w:rPr>
              <w:instrText xml:space="preserve"> PAGEREF _Toc343086099 \h </w:instrText>
            </w:r>
            <w:r>
              <w:rPr>
                <w:noProof/>
                <w:webHidden/>
              </w:rPr>
            </w:r>
            <w:r>
              <w:rPr>
                <w:noProof/>
                <w:webHidden/>
              </w:rPr>
              <w:fldChar w:fldCharType="separate"/>
            </w:r>
            <w:r>
              <w:rPr>
                <w:noProof/>
                <w:webHidden/>
              </w:rPr>
              <w:t>9</w:t>
            </w:r>
            <w:r>
              <w:rPr>
                <w:noProof/>
                <w:webHidden/>
              </w:rPr>
              <w:fldChar w:fldCharType="end"/>
            </w:r>
          </w:hyperlink>
        </w:p>
        <w:p w:rsidR="00E9356D" w:rsidRDefault="00E9356D">
          <w:pPr>
            <w:pStyle w:val="TOC3"/>
            <w:tabs>
              <w:tab w:val="right" w:leader="dot" w:pos="10160"/>
            </w:tabs>
            <w:rPr>
              <w:noProof/>
            </w:rPr>
          </w:pPr>
          <w:hyperlink w:anchor="_Toc343086100" w:history="1">
            <w:r w:rsidRPr="00CD398E">
              <w:rPr>
                <w:rStyle w:val="Hyperlink"/>
                <w:noProof/>
              </w:rPr>
              <w:t>Figure 1: Connection Screen</w:t>
            </w:r>
            <w:r>
              <w:rPr>
                <w:noProof/>
                <w:webHidden/>
              </w:rPr>
              <w:tab/>
            </w:r>
            <w:r>
              <w:rPr>
                <w:noProof/>
                <w:webHidden/>
              </w:rPr>
              <w:fldChar w:fldCharType="begin"/>
            </w:r>
            <w:r>
              <w:rPr>
                <w:noProof/>
                <w:webHidden/>
              </w:rPr>
              <w:instrText xml:space="preserve"> PAGEREF _Toc343086100 \h </w:instrText>
            </w:r>
            <w:r>
              <w:rPr>
                <w:noProof/>
                <w:webHidden/>
              </w:rPr>
            </w:r>
            <w:r>
              <w:rPr>
                <w:noProof/>
                <w:webHidden/>
              </w:rPr>
              <w:fldChar w:fldCharType="separate"/>
            </w:r>
            <w:r>
              <w:rPr>
                <w:noProof/>
                <w:webHidden/>
              </w:rPr>
              <w:t>9</w:t>
            </w:r>
            <w:r>
              <w:rPr>
                <w:noProof/>
                <w:webHidden/>
              </w:rPr>
              <w:fldChar w:fldCharType="end"/>
            </w:r>
          </w:hyperlink>
        </w:p>
        <w:p w:rsidR="00E9356D" w:rsidRDefault="00E9356D">
          <w:pPr>
            <w:pStyle w:val="TOC1"/>
            <w:tabs>
              <w:tab w:val="right" w:leader="dot" w:pos="10160"/>
            </w:tabs>
            <w:rPr>
              <w:noProof/>
            </w:rPr>
          </w:pPr>
          <w:hyperlink w:anchor="_Toc343086101" w:history="1">
            <w:r w:rsidRPr="00CD398E">
              <w:rPr>
                <w:rStyle w:val="Hyperlink"/>
                <w:noProof/>
              </w:rPr>
              <w:t>Start processing data</w:t>
            </w:r>
            <w:r>
              <w:rPr>
                <w:noProof/>
                <w:webHidden/>
              </w:rPr>
              <w:tab/>
            </w:r>
            <w:r>
              <w:rPr>
                <w:noProof/>
                <w:webHidden/>
              </w:rPr>
              <w:fldChar w:fldCharType="begin"/>
            </w:r>
            <w:r>
              <w:rPr>
                <w:noProof/>
                <w:webHidden/>
              </w:rPr>
              <w:instrText xml:space="preserve"> PAGEREF _Toc343086101 \h </w:instrText>
            </w:r>
            <w:r>
              <w:rPr>
                <w:noProof/>
                <w:webHidden/>
              </w:rPr>
            </w:r>
            <w:r>
              <w:rPr>
                <w:noProof/>
                <w:webHidden/>
              </w:rPr>
              <w:fldChar w:fldCharType="separate"/>
            </w:r>
            <w:r>
              <w:rPr>
                <w:noProof/>
                <w:webHidden/>
              </w:rPr>
              <w:t>10</w:t>
            </w:r>
            <w:r>
              <w:rPr>
                <w:noProof/>
                <w:webHidden/>
              </w:rPr>
              <w:fldChar w:fldCharType="end"/>
            </w:r>
          </w:hyperlink>
        </w:p>
        <w:p w:rsidR="00E9356D" w:rsidRDefault="00E9356D">
          <w:pPr>
            <w:pStyle w:val="TOC3"/>
            <w:tabs>
              <w:tab w:val="right" w:leader="dot" w:pos="10160"/>
            </w:tabs>
            <w:rPr>
              <w:noProof/>
            </w:rPr>
          </w:pPr>
          <w:hyperlink w:anchor="_Toc343086102" w:history="1">
            <w:r w:rsidRPr="00CD398E">
              <w:rPr>
                <w:rStyle w:val="Hyperlink"/>
                <w:noProof/>
              </w:rPr>
              <w:t>Figure 2: Main Display Window, with full screen selected</w:t>
            </w:r>
            <w:r>
              <w:rPr>
                <w:noProof/>
                <w:webHidden/>
              </w:rPr>
              <w:tab/>
            </w:r>
            <w:r>
              <w:rPr>
                <w:noProof/>
                <w:webHidden/>
              </w:rPr>
              <w:fldChar w:fldCharType="begin"/>
            </w:r>
            <w:r>
              <w:rPr>
                <w:noProof/>
                <w:webHidden/>
              </w:rPr>
              <w:instrText xml:space="preserve"> PAGEREF _Toc343086102 \h </w:instrText>
            </w:r>
            <w:r>
              <w:rPr>
                <w:noProof/>
                <w:webHidden/>
              </w:rPr>
            </w:r>
            <w:r>
              <w:rPr>
                <w:noProof/>
                <w:webHidden/>
              </w:rPr>
              <w:fldChar w:fldCharType="separate"/>
            </w:r>
            <w:r>
              <w:rPr>
                <w:noProof/>
                <w:webHidden/>
              </w:rPr>
              <w:t>10</w:t>
            </w:r>
            <w:r>
              <w:rPr>
                <w:noProof/>
                <w:webHidden/>
              </w:rPr>
              <w:fldChar w:fldCharType="end"/>
            </w:r>
          </w:hyperlink>
        </w:p>
        <w:p w:rsidR="00E9356D" w:rsidRDefault="00E9356D">
          <w:pPr>
            <w:pStyle w:val="TOC3"/>
            <w:tabs>
              <w:tab w:val="right" w:leader="dot" w:pos="10160"/>
            </w:tabs>
            <w:rPr>
              <w:noProof/>
            </w:rPr>
          </w:pPr>
          <w:hyperlink w:anchor="_Toc343086103" w:history="1">
            <w:r w:rsidRPr="00CD398E">
              <w:rPr>
                <w:rStyle w:val="Hyperlink"/>
                <w:noProof/>
              </w:rPr>
              <w:t>Figure 3: Main Display Window (DISPLAY FROZEN)</w:t>
            </w:r>
            <w:r>
              <w:rPr>
                <w:noProof/>
                <w:webHidden/>
              </w:rPr>
              <w:tab/>
            </w:r>
            <w:r>
              <w:rPr>
                <w:noProof/>
                <w:webHidden/>
              </w:rPr>
              <w:fldChar w:fldCharType="begin"/>
            </w:r>
            <w:r>
              <w:rPr>
                <w:noProof/>
                <w:webHidden/>
              </w:rPr>
              <w:instrText xml:space="preserve"> PAGEREF _Toc343086103 \h </w:instrText>
            </w:r>
            <w:r>
              <w:rPr>
                <w:noProof/>
                <w:webHidden/>
              </w:rPr>
            </w:r>
            <w:r>
              <w:rPr>
                <w:noProof/>
                <w:webHidden/>
              </w:rPr>
              <w:fldChar w:fldCharType="separate"/>
            </w:r>
            <w:r>
              <w:rPr>
                <w:noProof/>
                <w:webHidden/>
              </w:rPr>
              <w:t>11</w:t>
            </w:r>
            <w:r>
              <w:rPr>
                <w:noProof/>
                <w:webHidden/>
              </w:rPr>
              <w:fldChar w:fldCharType="end"/>
            </w:r>
          </w:hyperlink>
        </w:p>
        <w:p w:rsidR="00E9356D" w:rsidRDefault="00E9356D">
          <w:pPr>
            <w:pStyle w:val="TOC3"/>
            <w:tabs>
              <w:tab w:val="right" w:leader="dot" w:pos="10160"/>
            </w:tabs>
            <w:rPr>
              <w:noProof/>
            </w:rPr>
          </w:pPr>
          <w:hyperlink w:anchor="_Toc343086104" w:history="1">
            <w:r w:rsidRPr="00CD398E">
              <w:rPr>
                <w:rStyle w:val="Hyperlink"/>
                <w:noProof/>
              </w:rPr>
              <w:t>Figure 4: Main Capture Window</w:t>
            </w:r>
            <w:r>
              <w:rPr>
                <w:noProof/>
                <w:webHidden/>
              </w:rPr>
              <w:tab/>
            </w:r>
            <w:r>
              <w:rPr>
                <w:noProof/>
                <w:webHidden/>
              </w:rPr>
              <w:fldChar w:fldCharType="begin"/>
            </w:r>
            <w:r>
              <w:rPr>
                <w:noProof/>
                <w:webHidden/>
              </w:rPr>
              <w:instrText xml:space="preserve"> PAGEREF _Toc343086104 \h </w:instrText>
            </w:r>
            <w:r>
              <w:rPr>
                <w:noProof/>
                <w:webHidden/>
              </w:rPr>
            </w:r>
            <w:r>
              <w:rPr>
                <w:noProof/>
                <w:webHidden/>
              </w:rPr>
              <w:fldChar w:fldCharType="separate"/>
            </w:r>
            <w:r>
              <w:rPr>
                <w:noProof/>
                <w:webHidden/>
              </w:rPr>
              <w:t>12</w:t>
            </w:r>
            <w:r>
              <w:rPr>
                <w:noProof/>
                <w:webHidden/>
              </w:rPr>
              <w:fldChar w:fldCharType="end"/>
            </w:r>
          </w:hyperlink>
        </w:p>
        <w:p w:rsidR="00E9356D" w:rsidRDefault="00E9356D">
          <w:pPr>
            <w:pStyle w:val="TOC1"/>
            <w:tabs>
              <w:tab w:val="right" w:leader="dot" w:pos="10160"/>
            </w:tabs>
            <w:rPr>
              <w:noProof/>
            </w:rPr>
          </w:pPr>
          <w:hyperlink w:anchor="_Toc343086105" w:history="1">
            <w:r w:rsidRPr="00CD398E">
              <w:rPr>
                <w:rStyle w:val="Hyperlink"/>
                <w:noProof/>
              </w:rPr>
              <w:t>Data Item Presence</w:t>
            </w:r>
            <w:r>
              <w:rPr>
                <w:noProof/>
                <w:webHidden/>
              </w:rPr>
              <w:tab/>
            </w:r>
            <w:r>
              <w:rPr>
                <w:noProof/>
                <w:webHidden/>
              </w:rPr>
              <w:fldChar w:fldCharType="begin"/>
            </w:r>
            <w:r>
              <w:rPr>
                <w:noProof/>
                <w:webHidden/>
              </w:rPr>
              <w:instrText xml:space="preserve"> PAGEREF _Toc343086105 \h </w:instrText>
            </w:r>
            <w:r>
              <w:rPr>
                <w:noProof/>
                <w:webHidden/>
              </w:rPr>
            </w:r>
            <w:r>
              <w:rPr>
                <w:noProof/>
                <w:webHidden/>
              </w:rPr>
              <w:fldChar w:fldCharType="separate"/>
            </w:r>
            <w:r>
              <w:rPr>
                <w:noProof/>
                <w:webHidden/>
              </w:rPr>
              <w:t>13</w:t>
            </w:r>
            <w:r>
              <w:rPr>
                <w:noProof/>
                <w:webHidden/>
              </w:rPr>
              <w:fldChar w:fldCharType="end"/>
            </w:r>
          </w:hyperlink>
        </w:p>
        <w:p w:rsidR="00E9356D" w:rsidRDefault="00E9356D">
          <w:pPr>
            <w:pStyle w:val="TOC3"/>
            <w:tabs>
              <w:tab w:val="right" w:leader="dot" w:pos="10160"/>
            </w:tabs>
            <w:rPr>
              <w:noProof/>
            </w:rPr>
          </w:pPr>
          <w:hyperlink w:anchor="_Toc343086106" w:history="1">
            <w:r w:rsidRPr="00CD398E">
              <w:rPr>
                <w:rStyle w:val="Hyperlink"/>
                <w:noProof/>
              </w:rPr>
              <w:t>Figure 5: Data Item presences</w:t>
            </w:r>
            <w:r>
              <w:rPr>
                <w:noProof/>
                <w:webHidden/>
              </w:rPr>
              <w:tab/>
            </w:r>
            <w:r>
              <w:rPr>
                <w:noProof/>
                <w:webHidden/>
              </w:rPr>
              <w:fldChar w:fldCharType="begin"/>
            </w:r>
            <w:r>
              <w:rPr>
                <w:noProof/>
                <w:webHidden/>
              </w:rPr>
              <w:instrText xml:space="preserve"> PAGEREF _Toc343086106 \h </w:instrText>
            </w:r>
            <w:r>
              <w:rPr>
                <w:noProof/>
                <w:webHidden/>
              </w:rPr>
            </w:r>
            <w:r>
              <w:rPr>
                <w:noProof/>
                <w:webHidden/>
              </w:rPr>
              <w:fldChar w:fldCharType="separate"/>
            </w:r>
            <w:r>
              <w:rPr>
                <w:noProof/>
                <w:webHidden/>
              </w:rPr>
              <w:t>13</w:t>
            </w:r>
            <w:r>
              <w:rPr>
                <w:noProof/>
                <w:webHidden/>
              </w:rPr>
              <w:fldChar w:fldCharType="end"/>
            </w:r>
          </w:hyperlink>
        </w:p>
        <w:p w:rsidR="00E9356D" w:rsidRDefault="00E9356D">
          <w:pPr>
            <w:pStyle w:val="TOC1"/>
            <w:tabs>
              <w:tab w:val="right" w:leader="dot" w:pos="10160"/>
            </w:tabs>
            <w:rPr>
              <w:noProof/>
            </w:rPr>
          </w:pPr>
          <w:hyperlink w:anchor="_Toc343086107" w:history="1">
            <w:r w:rsidRPr="00CD398E">
              <w:rPr>
                <w:rStyle w:val="Hyperlink"/>
                <w:noProof/>
              </w:rPr>
              <w:t>Data Item View</w:t>
            </w:r>
            <w:r>
              <w:rPr>
                <w:noProof/>
                <w:webHidden/>
              </w:rPr>
              <w:tab/>
            </w:r>
            <w:r>
              <w:rPr>
                <w:noProof/>
                <w:webHidden/>
              </w:rPr>
              <w:fldChar w:fldCharType="begin"/>
            </w:r>
            <w:r>
              <w:rPr>
                <w:noProof/>
                <w:webHidden/>
              </w:rPr>
              <w:instrText xml:space="preserve"> PAGEREF _Toc343086107 \h </w:instrText>
            </w:r>
            <w:r>
              <w:rPr>
                <w:noProof/>
                <w:webHidden/>
              </w:rPr>
            </w:r>
            <w:r>
              <w:rPr>
                <w:noProof/>
                <w:webHidden/>
              </w:rPr>
              <w:fldChar w:fldCharType="separate"/>
            </w:r>
            <w:r>
              <w:rPr>
                <w:noProof/>
                <w:webHidden/>
              </w:rPr>
              <w:t>14</w:t>
            </w:r>
            <w:r>
              <w:rPr>
                <w:noProof/>
                <w:webHidden/>
              </w:rPr>
              <w:fldChar w:fldCharType="end"/>
            </w:r>
          </w:hyperlink>
        </w:p>
        <w:p w:rsidR="00E9356D" w:rsidRDefault="00E9356D">
          <w:pPr>
            <w:pStyle w:val="TOC3"/>
            <w:tabs>
              <w:tab w:val="right" w:leader="dot" w:pos="10160"/>
            </w:tabs>
            <w:rPr>
              <w:noProof/>
            </w:rPr>
          </w:pPr>
          <w:hyperlink w:anchor="_Toc343086108" w:history="1">
            <w:r w:rsidRPr="00CD398E">
              <w:rPr>
                <w:rStyle w:val="Hyperlink"/>
                <w:noProof/>
              </w:rPr>
              <w:t>Figure 6: Data Item View</w:t>
            </w:r>
            <w:r>
              <w:rPr>
                <w:noProof/>
                <w:webHidden/>
              </w:rPr>
              <w:tab/>
            </w:r>
            <w:r>
              <w:rPr>
                <w:noProof/>
                <w:webHidden/>
              </w:rPr>
              <w:fldChar w:fldCharType="begin"/>
            </w:r>
            <w:r>
              <w:rPr>
                <w:noProof/>
                <w:webHidden/>
              </w:rPr>
              <w:instrText xml:space="preserve"> PAGEREF _Toc343086108 \h </w:instrText>
            </w:r>
            <w:r>
              <w:rPr>
                <w:noProof/>
                <w:webHidden/>
              </w:rPr>
            </w:r>
            <w:r>
              <w:rPr>
                <w:noProof/>
                <w:webHidden/>
              </w:rPr>
              <w:fldChar w:fldCharType="separate"/>
            </w:r>
            <w:r>
              <w:rPr>
                <w:noProof/>
                <w:webHidden/>
              </w:rPr>
              <w:t>14</w:t>
            </w:r>
            <w:r>
              <w:rPr>
                <w:noProof/>
                <w:webHidden/>
              </w:rPr>
              <w:fldChar w:fldCharType="end"/>
            </w:r>
          </w:hyperlink>
        </w:p>
        <w:p w:rsidR="00E9356D" w:rsidRDefault="00E9356D">
          <w:pPr>
            <w:pStyle w:val="TOC1"/>
            <w:tabs>
              <w:tab w:val="right" w:leader="dot" w:pos="10160"/>
            </w:tabs>
            <w:rPr>
              <w:noProof/>
            </w:rPr>
          </w:pPr>
          <w:hyperlink w:anchor="_Toc343086109" w:history="1">
            <w:r w:rsidRPr="00CD398E">
              <w:rPr>
                <w:rStyle w:val="Hyperlink"/>
                <w:noProof/>
              </w:rPr>
              <w:t>View by Mode-A Code</w:t>
            </w:r>
            <w:r>
              <w:rPr>
                <w:noProof/>
                <w:webHidden/>
              </w:rPr>
              <w:tab/>
            </w:r>
            <w:r>
              <w:rPr>
                <w:noProof/>
                <w:webHidden/>
              </w:rPr>
              <w:fldChar w:fldCharType="begin"/>
            </w:r>
            <w:r>
              <w:rPr>
                <w:noProof/>
                <w:webHidden/>
              </w:rPr>
              <w:instrText xml:space="preserve"> PAGEREF _Toc343086109 \h </w:instrText>
            </w:r>
            <w:r>
              <w:rPr>
                <w:noProof/>
                <w:webHidden/>
              </w:rPr>
            </w:r>
            <w:r>
              <w:rPr>
                <w:noProof/>
                <w:webHidden/>
              </w:rPr>
              <w:fldChar w:fldCharType="separate"/>
            </w:r>
            <w:r>
              <w:rPr>
                <w:noProof/>
                <w:webHidden/>
              </w:rPr>
              <w:t>15</w:t>
            </w:r>
            <w:r>
              <w:rPr>
                <w:noProof/>
                <w:webHidden/>
              </w:rPr>
              <w:fldChar w:fldCharType="end"/>
            </w:r>
          </w:hyperlink>
        </w:p>
        <w:p w:rsidR="00E9356D" w:rsidRDefault="00E9356D">
          <w:pPr>
            <w:pStyle w:val="TOC3"/>
            <w:tabs>
              <w:tab w:val="right" w:leader="dot" w:pos="10160"/>
            </w:tabs>
            <w:rPr>
              <w:noProof/>
            </w:rPr>
          </w:pPr>
          <w:hyperlink w:anchor="_Toc343086110" w:history="1">
            <w:r w:rsidRPr="00CD398E">
              <w:rPr>
                <w:rStyle w:val="Hyperlink"/>
                <w:noProof/>
              </w:rPr>
              <w:t>Figure 7: View data by SSR code</w:t>
            </w:r>
            <w:r>
              <w:rPr>
                <w:noProof/>
                <w:webHidden/>
              </w:rPr>
              <w:tab/>
            </w:r>
            <w:r>
              <w:rPr>
                <w:noProof/>
                <w:webHidden/>
              </w:rPr>
              <w:fldChar w:fldCharType="begin"/>
            </w:r>
            <w:r>
              <w:rPr>
                <w:noProof/>
                <w:webHidden/>
              </w:rPr>
              <w:instrText xml:space="preserve"> PAGEREF _Toc343086110 \h </w:instrText>
            </w:r>
            <w:r>
              <w:rPr>
                <w:noProof/>
                <w:webHidden/>
              </w:rPr>
            </w:r>
            <w:r>
              <w:rPr>
                <w:noProof/>
                <w:webHidden/>
              </w:rPr>
              <w:fldChar w:fldCharType="separate"/>
            </w:r>
            <w:r>
              <w:rPr>
                <w:noProof/>
                <w:webHidden/>
              </w:rPr>
              <w:t>15</w:t>
            </w:r>
            <w:r>
              <w:rPr>
                <w:noProof/>
                <w:webHidden/>
              </w:rPr>
              <w:fldChar w:fldCharType="end"/>
            </w:r>
          </w:hyperlink>
        </w:p>
        <w:p w:rsidR="00E9356D" w:rsidRDefault="00E9356D">
          <w:pPr>
            <w:pStyle w:val="TOC1"/>
            <w:tabs>
              <w:tab w:val="right" w:leader="dot" w:pos="10160"/>
            </w:tabs>
            <w:rPr>
              <w:noProof/>
            </w:rPr>
          </w:pPr>
          <w:hyperlink w:anchor="_Toc343086111" w:history="1">
            <w:r w:rsidRPr="00CD398E">
              <w:rPr>
                <w:rStyle w:val="Hyperlink"/>
                <w:noProof/>
              </w:rPr>
              <w:t>Export (Earth Plot or GePath)</w:t>
            </w:r>
            <w:r>
              <w:rPr>
                <w:noProof/>
                <w:webHidden/>
              </w:rPr>
              <w:tab/>
            </w:r>
            <w:r>
              <w:rPr>
                <w:noProof/>
                <w:webHidden/>
              </w:rPr>
              <w:fldChar w:fldCharType="begin"/>
            </w:r>
            <w:r>
              <w:rPr>
                <w:noProof/>
                <w:webHidden/>
              </w:rPr>
              <w:instrText xml:space="preserve"> PAGEREF _Toc343086111 \h </w:instrText>
            </w:r>
            <w:r>
              <w:rPr>
                <w:noProof/>
                <w:webHidden/>
              </w:rPr>
            </w:r>
            <w:r>
              <w:rPr>
                <w:noProof/>
                <w:webHidden/>
              </w:rPr>
              <w:fldChar w:fldCharType="separate"/>
            </w:r>
            <w:r>
              <w:rPr>
                <w:noProof/>
                <w:webHidden/>
              </w:rPr>
              <w:t>16</w:t>
            </w:r>
            <w:r>
              <w:rPr>
                <w:noProof/>
                <w:webHidden/>
              </w:rPr>
              <w:fldChar w:fldCharType="end"/>
            </w:r>
          </w:hyperlink>
        </w:p>
        <w:p w:rsidR="00E9356D" w:rsidRDefault="00E9356D">
          <w:pPr>
            <w:pStyle w:val="TOC3"/>
            <w:tabs>
              <w:tab w:val="right" w:leader="dot" w:pos="10160"/>
            </w:tabs>
            <w:rPr>
              <w:noProof/>
            </w:rPr>
          </w:pPr>
          <w:hyperlink w:anchor="_Toc343086112" w:history="1">
            <w:r w:rsidRPr="00CD398E">
              <w:rPr>
                <w:rStyle w:val="Hyperlink"/>
                <w:noProof/>
              </w:rPr>
              <w:t>Figure 8: Export to Earth Plot format by Mode-A code</w:t>
            </w:r>
            <w:r>
              <w:rPr>
                <w:noProof/>
                <w:webHidden/>
              </w:rPr>
              <w:tab/>
            </w:r>
            <w:r>
              <w:rPr>
                <w:noProof/>
                <w:webHidden/>
              </w:rPr>
              <w:fldChar w:fldCharType="begin"/>
            </w:r>
            <w:r>
              <w:rPr>
                <w:noProof/>
                <w:webHidden/>
              </w:rPr>
              <w:instrText xml:space="preserve"> PAGEREF _Toc343086112 \h </w:instrText>
            </w:r>
            <w:r>
              <w:rPr>
                <w:noProof/>
                <w:webHidden/>
              </w:rPr>
            </w:r>
            <w:r>
              <w:rPr>
                <w:noProof/>
                <w:webHidden/>
              </w:rPr>
              <w:fldChar w:fldCharType="separate"/>
            </w:r>
            <w:r>
              <w:rPr>
                <w:noProof/>
                <w:webHidden/>
              </w:rPr>
              <w:t>16</w:t>
            </w:r>
            <w:r>
              <w:rPr>
                <w:noProof/>
                <w:webHidden/>
              </w:rPr>
              <w:fldChar w:fldCharType="end"/>
            </w:r>
          </w:hyperlink>
        </w:p>
        <w:p w:rsidR="00E9356D" w:rsidRDefault="00E9356D">
          <w:pPr>
            <w:pStyle w:val="TOC3"/>
            <w:tabs>
              <w:tab w:val="right" w:leader="dot" w:pos="10160"/>
            </w:tabs>
            <w:rPr>
              <w:noProof/>
            </w:rPr>
          </w:pPr>
          <w:hyperlink w:anchor="_Toc343086113" w:history="1">
            <w:r w:rsidRPr="00CD398E">
              <w:rPr>
                <w:rStyle w:val="Hyperlink"/>
                <w:noProof/>
              </w:rPr>
              <w:t>Figure 9: 3D example in Google Earth of two (black and pink) landings at Sarajevo airpot.</w:t>
            </w:r>
            <w:r>
              <w:rPr>
                <w:noProof/>
                <w:webHidden/>
              </w:rPr>
              <w:tab/>
            </w:r>
            <w:r>
              <w:rPr>
                <w:noProof/>
                <w:webHidden/>
              </w:rPr>
              <w:fldChar w:fldCharType="begin"/>
            </w:r>
            <w:r>
              <w:rPr>
                <w:noProof/>
                <w:webHidden/>
              </w:rPr>
              <w:instrText xml:space="preserve"> PAGEREF _Toc343086113 \h </w:instrText>
            </w:r>
            <w:r>
              <w:rPr>
                <w:noProof/>
                <w:webHidden/>
              </w:rPr>
            </w:r>
            <w:r>
              <w:rPr>
                <w:noProof/>
                <w:webHidden/>
              </w:rPr>
              <w:fldChar w:fldCharType="separate"/>
            </w:r>
            <w:r>
              <w:rPr>
                <w:noProof/>
                <w:webHidden/>
              </w:rPr>
              <w:t>16</w:t>
            </w:r>
            <w:r>
              <w:rPr>
                <w:noProof/>
                <w:webHidden/>
              </w:rPr>
              <w:fldChar w:fldCharType="end"/>
            </w:r>
          </w:hyperlink>
        </w:p>
        <w:p w:rsidR="00E9356D" w:rsidRDefault="00E9356D">
          <w:pPr>
            <w:pStyle w:val="TOC1"/>
            <w:tabs>
              <w:tab w:val="right" w:leader="dot" w:pos="10160"/>
            </w:tabs>
            <w:rPr>
              <w:noProof/>
            </w:rPr>
          </w:pPr>
          <w:hyperlink w:anchor="_Toc343086114" w:history="1">
            <w:r w:rsidRPr="00CD398E">
              <w:rPr>
                <w:rStyle w:val="Hyperlink"/>
                <w:noProof/>
              </w:rPr>
              <w:t>Live Display in Google Earth</w:t>
            </w:r>
            <w:r>
              <w:rPr>
                <w:noProof/>
                <w:webHidden/>
              </w:rPr>
              <w:tab/>
            </w:r>
            <w:r>
              <w:rPr>
                <w:noProof/>
                <w:webHidden/>
              </w:rPr>
              <w:fldChar w:fldCharType="begin"/>
            </w:r>
            <w:r>
              <w:rPr>
                <w:noProof/>
                <w:webHidden/>
              </w:rPr>
              <w:instrText xml:space="preserve"> PAGEREF _Toc343086114 \h </w:instrText>
            </w:r>
            <w:r>
              <w:rPr>
                <w:noProof/>
                <w:webHidden/>
              </w:rPr>
            </w:r>
            <w:r>
              <w:rPr>
                <w:noProof/>
                <w:webHidden/>
              </w:rPr>
              <w:fldChar w:fldCharType="separate"/>
            </w:r>
            <w:r>
              <w:rPr>
                <w:noProof/>
                <w:webHidden/>
              </w:rPr>
              <w:t>17</w:t>
            </w:r>
            <w:r>
              <w:rPr>
                <w:noProof/>
                <w:webHidden/>
              </w:rPr>
              <w:fldChar w:fldCharType="end"/>
            </w:r>
          </w:hyperlink>
        </w:p>
        <w:p w:rsidR="00E9356D" w:rsidRDefault="00E9356D">
          <w:pPr>
            <w:pStyle w:val="TOC3"/>
            <w:tabs>
              <w:tab w:val="right" w:leader="dot" w:pos="10160"/>
            </w:tabs>
            <w:rPr>
              <w:noProof/>
            </w:rPr>
          </w:pPr>
          <w:hyperlink w:anchor="_Toc343086115" w:history="1">
            <w:r w:rsidRPr="00CD398E">
              <w:rPr>
                <w:rStyle w:val="Hyperlink"/>
                <w:noProof/>
              </w:rPr>
              <w:t>Figure 10: Live traffic display in Google Earth</w:t>
            </w:r>
            <w:r>
              <w:rPr>
                <w:noProof/>
                <w:webHidden/>
              </w:rPr>
              <w:tab/>
            </w:r>
            <w:r>
              <w:rPr>
                <w:noProof/>
                <w:webHidden/>
              </w:rPr>
              <w:fldChar w:fldCharType="begin"/>
            </w:r>
            <w:r>
              <w:rPr>
                <w:noProof/>
                <w:webHidden/>
              </w:rPr>
              <w:instrText xml:space="preserve"> PAGEREF _Toc343086115 \h </w:instrText>
            </w:r>
            <w:r>
              <w:rPr>
                <w:noProof/>
                <w:webHidden/>
              </w:rPr>
            </w:r>
            <w:r>
              <w:rPr>
                <w:noProof/>
                <w:webHidden/>
              </w:rPr>
              <w:fldChar w:fldCharType="separate"/>
            </w:r>
            <w:r>
              <w:rPr>
                <w:noProof/>
                <w:webHidden/>
              </w:rPr>
              <w:t>17</w:t>
            </w:r>
            <w:r>
              <w:rPr>
                <w:noProof/>
                <w:webHidden/>
              </w:rPr>
              <w:fldChar w:fldCharType="end"/>
            </w:r>
          </w:hyperlink>
        </w:p>
        <w:p w:rsidR="00E9356D" w:rsidRDefault="00E9356D">
          <w:pPr>
            <w:pStyle w:val="TOC3"/>
            <w:tabs>
              <w:tab w:val="right" w:leader="dot" w:pos="10160"/>
            </w:tabs>
            <w:rPr>
              <w:noProof/>
            </w:rPr>
          </w:pPr>
          <w:hyperlink w:anchor="_Toc343086116" w:history="1">
            <w:r w:rsidRPr="00CD398E">
              <w:rPr>
                <w:rStyle w:val="Hyperlink"/>
                <w:noProof/>
              </w:rPr>
              <w:t>Figure 11: Settings of Google Earth</w:t>
            </w:r>
            <w:r>
              <w:rPr>
                <w:noProof/>
                <w:webHidden/>
              </w:rPr>
              <w:tab/>
            </w:r>
            <w:r>
              <w:rPr>
                <w:noProof/>
                <w:webHidden/>
              </w:rPr>
              <w:fldChar w:fldCharType="begin"/>
            </w:r>
            <w:r>
              <w:rPr>
                <w:noProof/>
                <w:webHidden/>
              </w:rPr>
              <w:instrText xml:space="preserve"> PAGEREF _Toc343086116 \h </w:instrText>
            </w:r>
            <w:r>
              <w:rPr>
                <w:noProof/>
                <w:webHidden/>
              </w:rPr>
            </w:r>
            <w:r>
              <w:rPr>
                <w:noProof/>
                <w:webHidden/>
              </w:rPr>
              <w:fldChar w:fldCharType="separate"/>
            </w:r>
            <w:r>
              <w:rPr>
                <w:noProof/>
                <w:webHidden/>
              </w:rPr>
              <w:t>18</w:t>
            </w:r>
            <w:r>
              <w:rPr>
                <w:noProof/>
                <w:webHidden/>
              </w:rPr>
              <w:fldChar w:fldCharType="end"/>
            </w:r>
          </w:hyperlink>
        </w:p>
        <w:p w:rsidR="00E9356D" w:rsidRDefault="00E9356D">
          <w:pPr>
            <w:pStyle w:val="TOC1"/>
            <w:tabs>
              <w:tab w:val="right" w:leader="dot" w:pos="10160"/>
            </w:tabs>
            <w:rPr>
              <w:noProof/>
            </w:rPr>
          </w:pPr>
          <w:hyperlink w:anchor="_Toc343086117" w:history="1">
            <w:r w:rsidRPr="00CD398E">
              <w:rPr>
                <w:rStyle w:val="Hyperlink"/>
                <w:noProof/>
              </w:rPr>
              <w:t>Local Plot/Track Display</w:t>
            </w:r>
            <w:r>
              <w:rPr>
                <w:noProof/>
                <w:webHidden/>
              </w:rPr>
              <w:tab/>
            </w:r>
            <w:r>
              <w:rPr>
                <w:noProof/>
                <w:webHidden/>
              </w:rPr>
              <w:fldChar w:fldCharType="begin"/>
            </w:r>
            <w:r>
              <w:rPr>
                <w:noProof/>
                <w:webHidden/>
              </w:rPr>
              <w:instrText xml:space="preserve"> PAGEREF _Toc343086117 \h </w:instrText>
            </w:r>
            <w:r>
              <w:rPr>
                <w:noProof/>
                <w:webHidden/>
              </w:rPr>
            </w:r>
            <w:r>
              <w:rPr>
                <w:noProof/>
                <w:webHidden/>
              </w:rPr>
              <w:fldChar w:fldCharType="separate"/>
            </w:r>
            <w:r>
              <w:rPr>
                <w:noProof/>
                <w:webHidden/>
              </w:rPr>
              <w:t>18</w:t>
            </w:r>
            <w:r>
              <w:rPr>
                <w:noProof/>
                <w:webHidden/>
              </w:rPr>
              <w:fldChar w:fldCharType="end"/>
            </w:r>
          </w:hyperlink>
        </w:p>
        <w:p w:rsidR="00E9356D" w:rsidRDefault="00E9356D">
          <w:pPr>
            <w:pStyle w:val="TOC3"/>
            <w:tabs>
              <w:tab w:val="right" w:leader="dot" w:pos="10160"/>
            </w:tabs>
            <w:rPr>
              <w:noProof/>
            </w:rPr>
          </w:pPr>
          <w:hyperlink w:anchor="_Toc343086118" w:history="1">
            <w:r w:rsidRPr="00CD398E">
              <w:rPr>
                <w:rStyle w:val="Hyperlink"/>
                <w:noProof/>
              </w:rPr>
              <w:t>Figure 12: Map with user defined and Google terrain overlay</w:t>
            </w:r>
            <w:r>
              <w:rPr>
                <w:noProof/>
                <w:webHidden/>
              </w:rPr>
              <w:tab/>
            </w:r>
            <w:r>
              <w:rPr>
                <w:noProof/>
                <w:webHidden/>
              </w:rPr>
              <w:fldChar w:fldCharType="begin"/>
            </w:r>
            <w:r>
              <w:rPr>
                <w:noProof/>
                <w:webHidden/>
              </w:rPr>
              <w:instrText xml:space="preserve"> PAGEREF _Toc343086118 \h </w:instrText>
            </w:r>
            <w:r>
              <w:rPr>
                <w:noProof/>
                <w:webHidden/>
              </w:rPr>
            </w:r>
            <w:r>
              <w:rPr>
                <w:noProof/>
                <w:webHidden/>
              </w:rPr>
              <w:fldChar w:fldCharType="separate"/>
            </w:r>
            <w:r>
              <w:rPr>
                <w:noProof/>
                <w:webHidden/>
              </w:rPr>
              <w:t>19</w:t>
            </w:r>
            <w:r>
              <w:rPr>
                <w:noProof/>
                <w:webHidden/>
              </w:rPr>
              <w:fldChar w:fldCharType="end"/>
            </w:r>
          </w:hyperlink>
        </w:p>
        <w:p w:rsidR="00E9356D" w:rsidRDefault="00E9356D">
          <w:pPr>
            <w:pStyle w:val="TOC3"/>
            <w:tabs>
              <w:tab w:val="right" w:leader="dot" w:pos="10160"/>
            </w:tabs>
            <w:rPr>
              <w:noProof/>
            </w:rPr>
          </w:pPr>
          <w:hyperlink w:anchor="_Toc343086119" w:history="1">
            <w:r w:rsidRPr="00CD398E">
              <w:rPr>
                <w:rStyle w:val="Hyperlink"/>
                <w:noProof/>
              </w:rPr>
              <w:t>Figure 13: Passive display no filter</w:t>
            </w:r>
            <w:r>
              <w:rPr>
                <w:noProof/>
                <w:webHidden/>
              </w:rPr>
              <w:tab/>
            </w:r>
            <w:r>
              <w:rPr>
                <w:noProof/>
                <w:webHidden/>
              </w:rPr>
              <w:fldChar w:fldCharType="begin"/>
            </w:r>
            <w:r>
              <w:rPr>
                <w:noProof/>
                <w:webHidden/>
              </w:rPr>
              <w:instrText xml:space="preserve"> PAGEREF _Toc343086119 \h </w:instrText>
            </w:r>
            <w:r>
              <w:rPr>
                <w:noProof/>
                <w:webHidden/>
              </w:rPr>
            </w:r>
            <w:r>
              <w:rPr>
                <w:noProof/>
                <w:webHidden/>
              </w:rPr>
              <w:fldChar w:fldCharType="separate"/>
            </w:r>
            <w:r>
              <w:rPr>
                <w:noProof/>
                <w:webHidden/>
              </w:rPr>
              <w:t>20</w:t>
            </w:r>
            <w:r>
              <w:rPr>
                <w:noProof/>
                <w:webHidden/>
              </w:rPr>
              <w:fldChar w:fldCharType="end"/>
            </w:r>
          </w:hyperlink>
        </w:p>
        <w:p w:rsidR="00E9356D" w:rsidRDefault="00E9356D">
          <w:pPr>
            <w:pStyle w:val="TOC3"/>
            <w:tabs>
              <w:tab w:val="right" w:leader="dot" w:pos="10160"/>
            </w:tabs>
            <w:rPr>
              <w:noProof/>
            </w:rPr>
          </w:pPr>
          <w:hyperlink w:anchor="_Toc343086120" w:history="1">
            <w:r w:rsidRPr="00CD398E">
              <w:rPr>
                <w:rStyle w:val="Hyperlink"/>
                <w:noProof/>
              </w:rPr>
              <w:t>Figure 14: Passive filter – by Mode-A code</w:t>
            </w:r>
            <w:r>
              <w:rPr>
                <w:noProof/>
                <w:webHidden/>
              </w:rPr>
              <w:tab/>
            </w:r>
            <w:r>
              <w:rPr>
                <w:noProof/>
                <w:webHidden/>
              </w:rPr>
              <w:fldChar w:fldCharType="begin"/>
            </w:r>
            <w:r>
              <w:rPr>
                <w:noProof/>
                <w:webHidden/>
              </w:rPr>
              <w:instrText xml:space="preserve"> PAGEREF _Toc343086120 \h </w:instrText>
            </w:r>
            <w:r>
              <w:rPr>
                <w:noProof/>
                <w:webHidden/>
              </w:rPr>
            </w:r>
            <w:r>
              <w:rPr>
                <w:noProof/>
                <w:webHidden/>
              </w:rPr>
              <w:fldChar w:fldCharType="separate"/>
            </w:r>
            <w:r>
              <w:rPr>
                <w:noProof/>
                <w:webHidden/>
              </w:rPr>
              <w:t>20</w:t>
            </w:r>
            <w:r>
              <w:rPr>
                <w:noProof/>
                <w:webHidden/>
              </w:rPr>
              <w:fldChar w:fldCharType="end"/>
            </w:r>
          </w:hyperlink>
        </w:p>
        <w:p w:rsidR="00E9356D" w:rsidRDefault="00E9356D">
          <w:pPr>
            <w:pStyle w:val="TOC1"/>
            <w:tabs>
              <w:tab w:val="right" w:leader="dot" w:pos="10160"/>
            </w:tabs>
            <w:rPr>
              <w:noProof/>
            </w:rPr>
          </w:pPr>
          <w:hyperlink w:anchor="_Toc343086121" w:history="1">
            <w:r w:rsidRPr="00CD398E">
              <w:rPr>
                <w:rStyle w:val="Hyperlink"/>
                <w:noProof/>
              </w:rPr>
              <w:t>Track Label</w:t>
            </w:r>
            <w:r>
              <w:rPr>
                <w:noProof/>
                <w:webHidden/>
              </w:rPr>
              <w:tab/>
            </w:r>
            <w:r>
              <w:rPr>
                <w:noProof/>
                <w:webHidden/>
              </w:rPr>
              <w:fldChar w:fldCharType="begin"/>
            </w:r>
            <w:r>
              <w:rPr>
                <w:noProof/>
                <w:webHidden/>
              </w:rPr>
              <w:instrText xml:space="preserve"> PAGEREF _Toc343086121 \h </w:instrText>
            </w:r>
            <w:r>
              <w:rPr>
                <w:noProof/>
                <w:webHidden/>
              </w:rPr>
            </w:r>
            <w:r>
              <w:rPr>
                <w:noProof/>
                <w:webHidden/>
              </w:rPr>
              <w:fldChar w:fldCharType="separate"/>
            </w:r>
            <w:r>
              <w:rPr>
                <w:noProof/>
                <w:webHidden/>
              </w:rPr>
              <w:t>21</w:t>
            </w:r>
            <w:r>
              <w:rPr>
                <w:noProof/>
                <w:webHidden/>
              </w:rPr>
              <w:fldChar w:fldCharType="end"/>
            </w:r>
          </w:hyperlink>
        </w:p>
        <w:p w:rsidR="00E9356D" w:rsidRDefault="00E9356D">
          <w:pPr>
            <w:pStyle w:val="TOC3"/>
            <w:tabs>
              <w:tab w:val="right" w:leader="dot" w:pos="10160"/>
            </w:tabs>
            <w:rPr>
              <w:noProof/>
            </w:rPr>
          </w:pPr>
          <w:hyperlink w:anchor="_Toc343086122" w:history="1">
            <w:r w:rsidRPr="00CD398E">
              <w:rPr>
                <w:rStyle w:val="Hyperlink"/>
                <w:noProof/>
              </w:rPr>
              <w:t>Figure 15: Label Example (selected)</w:t>
            </w:r>
            <w:r>
              <w:rPr>
                <w:noProof/>
                <w:webHidden/>
              </w:rPr>
              <w:tab/>
            </w:r>
            <w:r>
              <w:rPr>
                <w:noProof/>
                <w:webHidden/>
              </w:rPr>
              <w:fldChar w:fldCharType="begin"/>
            </w:r>
            <w:r>
              <w:rPr>
                <w:noProof/>
                <w:webHidden/>
              </w:rPr>
              <w:instrText xml:space="preserve"> PAGEREF _Toc343086122 \h </w:instrText>
            </w:r>
            <w:r>
              <w:rPr>
                <w:noProof/>
                <w:webHidden/>
              </w:rPr>
            </w:r>
            <w:r>
              <w:rPr>
                <w:noProof/>
                <w:webHidden/>
              </w:rPr>
              <w:fldChar w:fldCharType="separate"/>
            </w:r>
            <w:r>
              <w:rPr>
                <w:noProof/>
                <w:webHidden/>
              </w:rPr>
              <w:t>21</w:t>
            </w:r>
            <w:r>
              <w:rPr>
                <w:noProof/>
                <w:webHidden/>
              </w:rPr>
              <w:fldChar w:fldCharType="end"/>
            </w:r>
          </w:hyperlink>
        </w:p>
        <w:p w:rsidR="00E9356D" w:rsidRDefault="00E9356D">
          <w:pPr>
            <w:pStyle w:val="TOC1"/>
            <w:tabs>
              <w:tab w:val="right" w:leader="dot" w:pos="10160"/>
            </w:tabs>
            <w:rPr>
              <w:noProof/>
            </w:rPr>
          </w:pPr>
          <w:hyperlink w:anchor="_Toc343086123" w:history="1">
            <w:r w:rsidRPr="00CD398E">
              <w:rPr>
                <w:rStyle w:val="Hyperlink"/>
                <w:noProof/>
              </w:rPr>
              <w:t>Range and Bearing Tool</w:t>
            </w:r>
            <w:r>
              <w:rPr>
                <w:noProof/>
                <w:webHidden/>
              </w:rPr>
              <w:tab/>
            </w:r>
            <w:r>
              <w:rPr>
                <w:noProof/>
                <w:webHidden/>
              </w:rPr>
              <w:fldChar w:fldCharType="begin"/>
            </w:r>
            <w:r>
              <w:rPr>
                <w:noProof/>
                <w:webHidden/>
              </w:rPr>
              <w:instrText xml:space="preserve"> PAGEREF _Toc343086123 \h </w:instrText>
            </w:r>
            <w:r>
              <w:rPr>
                <w:noProof/>
                <w:webHidden/>
              </w:rPr>
            </w:r>
            <w:r>
              <w:rPr>
                <w:noProof/>
                <w:webHidden/>
              </w:rPr>
              <w:fldChar w:fldCharType="separate"/>
            </w:r>
            <w:r>
              <w:rPr>
                <w:noProof/>
                <w:webHidden/>
              </w:rPr>
              <w:t>22</w:t>
            </w:r>
            <w:r>
              <w:rPr>
                <w:noProof/>
                <w:webHidden/>
              </w:rPr>
              <w:fldChar w:fldCharType="end"/>
            </w:r>
          </w:hyperlink>
        </w:p>
        <w:p w:rsidR="00E9356D" w:rsidRDefault="00E9356D">
          <w:pPr>
            <w:pStyle w:val="TOC3"/>
            <w:tabs>
              <w:tab w:val="right" w:leader="dot" w:pos="10160"/>
            </w:tabs>
            <w:rPr>
              <w:noProof/>
            </w:rPr>
          </w:pPr>
          <w:hyperlink w:anchor="_Toc343086124" w:history="1">
            <w:r w:rsidRPr="00CD398E">
              <w:rPr>
                <w:rStyle w:val="Hyperlink"/>
                <w:noProof/>
              </w:rPr>
              <w:t>Figure 15.1: Range and Bearing Tool</w:t>
            </w:r>
            <w:r>
              <w:rPr>
                <w:noProof/>
                <w:webHidden/>
              </w:rPr>
              <w:tab/>
            </w:r>
            <w:r>
              <w:rPr>
                <w:noProof/>
                <w:webHidden/>
              </w:rPr>
              <w:fldChar w:fldCharType="begin"/>
            </w:r>
            <w:r>
              <w:rPr>
                <w:noProof/>
                <w:webHidden/>
              </w:rPr>
              <w:instrText xml:space="preserve"> PAGEREF _Toc343086124 \h </w:instrText>
            </w:r>
            <w:r>
              <w:rPr>
                <w:noProof/>
                <w:webHidden/>
              </w:rPr>
            </w:r>
            <w:r>
              <w:rPr>
                <w:noProof/>
                <w:webHidden/>
              </w:rPr>
              <w:fldChar w:fldCharType="separate"/>
            </w:r>
            <w:r>
              <w:rPr>
                <w:noProof/>
                <w:webHidden/>
              </w:rPr>
              <w:t>22</w:t>
            </w:r>
            <w:r>
              <w:rPr>
                <w:noProof/>
                <w:webHidden/>
              </w:rPr>
              <w:fldChar w:fldCharType="end"/>
            </w:r>
          </w:hyperlink>
        </w:p>
        <w:p w:rsidR="00E9356D" w:rsidRDefault="00E9356D">
          <w:pPr>
            <w:pStyle w:val="TOC1"/>
            <w:tabs>
              <w:tab w:val="right" w:leader="dot" w:pos="10160"/>
            </w:tabs>
            <w:rPr>
              <w:noProof/>
            </w:rPr>
          </w:pPr>
          <w:hyperlink w:anchor="_Toc343086125" w:history="1">
            <w:r w:rsidRPr="00CD398E">
              <w:rPr>
                <w:rStyle w:val="Hyperlink"/>
                <w:noProof/>
              </w:rPr>
              <w:t>Extended Label</w:t>
            </w:r>
            <w:r>
              <w:rPr>
                <w:noProof/>
                <w:webHidden/>
              </w:rPr>
              <w:tab/>
            </w:r>
            <w:r>
              <w:rPr>
                <w:noProof/>
                <w:webHidden/>
              </w:rPr>
              <w:fldChar w:fldCharType="begin"/>
            </w:r>
            <w:r>
              <w:rPr>
                <w:noProof/>
                <w:webHidden/>
              </w:rPr>
              <w:instrText xml:space="preserve"> PAGEREF _Toc343086125 \h </w:instrText>
            </w:r>
            <w:r>
              <w:rPr>
                <w:noProof/>
                <w:webHidden/>
              </w:rPr>
            </w:r>
            <w:r>
              <w:rPr>
                <w:noProof/>
                <w:webHidden/>
              </w:rPr>
              <w:fldChar w:fldCharType="separate"/>
            </w:r>
            <w:r>
              <w:rPr>
                <w:noProof/>
                <w:webHidden/>
              </w:rPr>
              <w:t>22</w:t>
            </w:r>
            <w:r>
              <w:rPr>
                <w:noProof/>
                <w:webHidden/>
              </w:rPr>
              <w:fldChar w:fldCharType="end"/>
            </w:r>
          </w:hyperlink>
        </w:p>
        <w:p w:rsidR="00E9356D" w:rsidRDefault="00E9356D">
          <w:pPr>
            <w:pStyle w:val="TOC3"/>
            <w:tabs>
              <w:tab w:val="right" w:leader="dot" w:pos="10160"/>
            </w:tabs>
            <w:rPr>
              <w:noProof/>
            </w:rPr>
          </w:pPr>
          <w:hyperlink w:anchor="_Toc343086126" w:history="1">
            <w:r w:rsidRPr="00CD398E">
              <w:rPr>
                <w:rStyle w:val="Hyperlink"/>
                <w:noProof/>
              </w:rPr>
              <w:t>Figure 15.2: Extended label</w:t>
            </w:r>
            <w:r>
              <w:rPr>
                <w:noProof/>
                <w:webHidden/>
              </w:rPr>
              <w:tab/>
            </w:r>
            <w:r>
              <w:rPr>
                <w:noProof/>
                <w:webHidden/>
              </w:rPr>
              <w:fldChar w:fldCharType="begin"/>
            </w:r>
            <w:r>
              <w:rPr>
                <w:noProof/>
                <w:webHidden/>
              </w:rPr>
              <w:instrText xml:space="preserve"> PAGEREF _Toc343086126 \h </w:instrText>
            </w:r>
            <w:r>
              <w:rPr>
                <w:noProof/>
                <w:webHidden/>
              </w:rPr>
            </w:r>
            <w:r>
              <w:rPr>
                <w:noProof/>
                <w:webHidden/>
              </w:rPr>
              <w:fldChar w:fldCharType="separate"/>
            </w:r>
            <w:r>
              <w:rPr>
                <w:noProof/>
                <w:webHidden/>
              </w:rPr>
              <w:t>23</w:t>
            </w:r>
            <w:r>
              <w:rPr>
                <w:noProof/>
                <w:webHidden/>
              </w:rPr>
              <w:fldChar w:fldCharType="end"/>
            </w:r>
          </w:hyperlink>
        </w:p>
        <w:p w:rsidR="00E9356D" w:rsidRDefault="00E9356D">
          <w:pPr>
            <w:pStyle w:val="TOC3"/>
            <w:tabs>
              <w:tab w:val="right" w:leader="dot" w:pos="10160"/>
            </w:tabs>
            <w:rPr>
              <w:noProof/>
            </w:rPr>
          </w:pPr>
          <w:hyperlink w:anchor="_Toc343086127" w:history="1">
            <w:r w:rsidRPr="00CD398E">
              <w:rPr>
                <w:rStyle w:val="Hyperlink"/>
                <w:noProof/>
              </w:rPr>
              <w:t>(Shows additional data for the selected label)</w:t>
            </w:r>
            <w:r>
              <w:rPr>
                <w:noProof/>
                <w:webHidden/>
              </w:rPr>
              <w:tab/>
            </w:r>
            <w:r>
              <w:rPr>
                <w:noProof/>
                <w:webHidden/>
              </w:rPr>
              <w:fldChar w:fldCharType="begin"/>
            </w:r>
            <w:r>
              <w:rPr>
                <w:noProof/>
                <w:webHidden/>
              </w:rPr>
              <w:instrText xml:space="preserve"> PAGEREF _Toc343086127 \h </w:instrText>
            </w:r>
            <w:r>
              <w:rPr>
                <w:noProof/>
                <w:webHidden/>
              </w:rPr>
            </w:r>
            <w:r>
              <w:rPr>
                <w:noProof/>
                <w:webHidden/>
              </w:rPr>
              <w:fldChar w:fldCharType="separate"/>
            </w:r>
            <w:r>
              <w:rPr>
                <w:noProof/>
                <w:webHidden/>
              </w:rPr>
              <w:t>23</w:t>
            </w:r>
            <w:r>
              <w:rPr>
                <w:noProof/>
                <w:webHidden/>
              </w:rPr>
              <w:fldChar w:fldCharType="end"/>
            </w:r>
          </w:hyperlink>
        </w:p>
        <w:p w:rsidR="00E9356D" w:rsidRDefault="00E9356D">
          <w:pPr>
            <w:pStyle w:val="TOC1"/>
            <w:tabs>
              <w:tab w:val="right" w:leader="dot" w:pos="10160"/>
            </w:tabs>
            <w:rPr>
              <w:noProof/>
            </w:rPr>
          </w:pPr>
          <w:hyperlink w:anchor="_Toc343086128" w:history="1">
            <w:r w:rsidRPr="00CD398E">
              <w:rPr>
                <w:rStyle w:val="Hyperlink"/>
                <w:noProof/>
              </w:rPr>
              <w:t>Display Attributes</w:t>
            </w:r>
            <w:r>
              <w:rPr>
                <w:noProof/>
                <w:webHidden/>
              </w:rPr>
              <w:tab/>
            </w:r>
            <w:r>
              <w:rPr>
                <w:noProof/>
                <w:webHidden/>
              </w:rPr>
              <w:fldChar w:fldCharType="begin"/>
            </w:r>
            <w:r>
              <w:rPr>
                <w:noProof/>
                <w:webHidden/>
              </w:rPr>
              <w:instrText xml:space="preserve"> PAGEREF _Toc343086128 \h </w:instrText>
            </w:r>
            <w:r>
              <w:rPr>
                <w:noProof/>
                <w:webHidden/>
              </w:rPr>
            </w:r>
            <w:r>
              <w:rPr>
                <w:noProof/>
                <w:webHidden/>
              </w:rPr>
              <w:fldChar w:fldCharType="separate"/>
            </w:r>
            <w:r>
              <w:rPr>
                <w:noProof/>
                <w:webHidden/>
              </w:rPr>
              <w:t>24</w:t>
            </w:r>
            <w:r>
              <w:rPr>
                <w:noProof/>
                <w:webHidden/>
              </w:rPr>
              <w:fldChar w:fldCharType="end"/>
            </w:r>
          </w:hyperlink>
        </w:p>
        <w:p w:rsidR="00E9356D" w:rsidRDefault="00E9356D">
          <w:pPr>
            <w:pStyle w:val="TOC3"/>
            <w:tabs>
              <w:tab w:val="right" w:leader="dot" w:pos="10160"/>
            </w:tabs>
            <w:rPr>
              <w:noProof/>
            </w:rPr>
          </w:pPr>
          <w:hyperlink w:anchor="_Toc343086129" w:history="1">
            <w:r w:rsidRPr="00CD398E">
              <w:rPr>
                <w:rStyle w:val="Hyperlink"/>
                <w:noProof/>
              </w:rPr>
              <w:t>Figure 16: Menu to Access Display configuration windows</w:t>
            </w:r>
            <w:r>
              <w:rPr>
                <w:noProof/>
                <w:webHidden/>
              </w:rPr>
              <w:tab/>
            </w:r>
            <w:r>
              <w:rPr>
                <w:noProof/>
                <w:webHidden/>
              </w:rPr>
              <w:fldChar w:fldCharType="begin"/>
            </w:r>
            <w:r>
              <w:rPr>
                <w:noProof/>
                <w:webHidden/>
              </w:rPr>
              <w:instrText xml:space="preserve"> PAGEREF _Toc343086129 \h </w:instrText>
            </w:r>
            <w:r>
              <w:rPr>
                <w:noProof/>
                <w:webHidden/>
              </w:rPr>
            </w:r>
            <w:r>
              <w:rPr>
                <w:noProof/>
                <w:webHidden/>
              </w:rPr>
              <w:fldChar w:fldCharType="separate"/>
            </w:r>
            <w:r>
              <w:rPr>
                <w:noProof/>
                <w:webHidden/>
              </w:rPr>
              <w:t>24</w:t>
            </w:r>
            <w:r>
              <w:rPr>
                <w:noProof/>
                <w:webHidden/>
              </w:rPr>
              <w:fldChar w:fldCharType="end"/>
            </w:r>
          </w:hyperlink>
        </w:p>
        <w:p w:rsidR="00E9356D" w:rsidRDefault="00E9356D">
          <w:pPr>
            <w:pStyle w:val="TOC3"/>
            <w:tabs>
              <w:tab w:val="right" w:leader="dot" w:pos="10160"/>
            </w:tabs>
            <w:rPr>
              <w:noProof/>
            </w:rPr>
          </w:pPr>
          <w:hyperlink w:anchor="_Toc343086130" w:history="1">
            <w:r w:rsidRPr="00CD398E">
              <w:rPr>
                <w:rStyle w:val="Hyperlink"/>
                <w:noProof/>
              </w:rPr>
              <w:t>Figure 17: Display Attributes</w:t>
            </w:r>
            <w:r>
              <w:rPr>
                <w:noProof/>
                <w:webHidden/>
              </w:rPr>
              <w:tab/>
            </w:r>
            <w:r>
              <w:rPr>
                <w:noProof/>
                <w:webHidden/>
              </w:rPr>
              <w:fldChar w:fldCharType="begin"/>
            </w:r>
            <w:r>
              <w:rPr>
                <w:noProof/>
                <w:webHidden/>
              </w:rPr>
              <w:instrText xml:space="preserve"> PAGEREF _Toc343086130 \h </w:instrText>
            </w:r>
            <w:r>
              <w:rPr>
                <w:noProof/>
                <w:webHidden/>
              </w:rPr>
            </w:r>
            <w:r>
              <w:rPr>
                <w:noProof/>
                <w:webHidden/>
              </w:rPr>
              <w:fldChar w:fldCharType="separate"/>
            </w:r>
            <w:r>
              <w:rPr>
                <w:noProof/>
                <w:webHidden/>
              </w:rPr>
              <w:t>25</w:t>
            </w:r>
            <w:r>
              <w:rPr>
                <w:noProof/>
                <w:webHidden/>
              </w:rPr>
              <w:fldChar w:fldCharType="end"/>
            </w:r>
          </w:hyperlink>
        </w:p>
        <w:p w:rsidR="00E9356D" w:rsidRDefault="00E9356D">
          <w:pPr>
            <w:pStyle w:val="TOC1"/>
            <w:tabs>
              <w:tab w:val="right" w:leader="dot" w:pos="10160"/>
            </w:tabs>
            <w:rPr>
              <w:noProof/>
            </w:rPr>
          </w:pPr>
          <w:hyperlink w:anchor="_Toc343086131" w:history="1">
            <w:r w:rsidRPr="00CD398E">
              <w:rPr>
                <w:rStyle w:val="Hyperlink"/>
                <w:noProof/>
              </w:rPr>
              <w:t>Display Items</w:t>
            </w:r>
            <w:r>
              <w:rPr>
                <w:noProof/>
                <w:webHidden/>
              </w:rPr>
              <w:tab/>
            </w:r>
            <w:r>
              <w:rPr>
                <w:noProof/>
                <w:webHidden/>
              </w:rPr>
              <w:fldChar w:fldCharType="begin"/>
            </w:r>
            <w:r>
              <w:rPr>
                <w:noProof/>
                <w:webHidden/>
              </w:rPr>
              <w:instrText xml:space="preserve"> PAGEREF _Toc343086131 \h </w:instrText>
            </w:r>
            <w:r>
              <w:rPr>
                <w:noProof/>
                <w:webHidden/>
              </w:rPr>
            </w:r>
            <w:r>
              <w:rPr>
                <w:noProof/>
                <w:webHidden/>
              </w:rPr>
              <w:fldChar w:fldCharType="separate"/>
            </w:r>
            <w:r>
              <w:rPr>
                <w:noProof/>
                <w:webHidden/>
              </w:rPr>
              <w:t>26</w:t>
            </w:r>
            <w:r>
              <w:rPr>
                <w:noProof/>
                <w:webHidden/>
              </w:rPr>
              <w:fldChar w:fldCharType="end"/>
            </w:r>
          </w:hyperlink>
        </w:p>
        <w:p w:rsidR="00E9356D" w:rsidRDefault="00E9356D">
          <w:pPr>
            <w:pStyle w:val="TOC3"/>
            <w:tabs>
              <w:tab w:val="right" w:leader="dot" w:pos="10160"/>
            </w:tabs>
            <w:rPr>
              <w:noProof/>
            </w:rPr>
          </w:pPr>
          <w:hyperlink w:anchor="_Toc343086132" w:history="1">
            <w:r w:rsidRPr="00CD398E">
              <w:rPr>
                <w:rStyle w:val="Hyperlink"/>
                <w:noProof/>
              </w:rPr>
              <w:t>Figure 18: Display Items</w:t>
            </w:r>
            <w:r>
              <w:rPr>
                <w:noProof/>
                <w:webHidden/>
              </w:rPr>
              <w:tab/>
            </w:r>
            <w:r>
              <w:rPr>
                <w:noProof/>
                <w:webHidden/>
              </w:rPr>
              <w:fldChar w:fldCharType="begin"/>
            </w:r>
            <w:r>
              <w:rPr>
                <w:noProof/>
                <w:webHidden/>
              </w:rPr>
              <w:instrText xml:space="preserve"> PAGEREF _Toc343086132 \h </w:instrText>
            </w:r>
            <w:r>
              <w:rPr>
                <w:noProof/>
                <w:webHidden/>
              </w:rPr>
            </w:r>
            <w:r>
              <w:rPr>
                <w:noProof/>
                <w:webHidden/>
              </w:rPr>
              <w:fldChar w:fldCharType="separate"/>
            </w:r>
            <w:r>
              <w:rPr>
                <w:noProof/>
                <w:webHidden/>
              </w:rPr>
              <w:t>26</w:t>
            </w:r>
            <w:r>
              <w:rPr>
                <w:noProof/>
                <w:webHidden/>
              </w:rPr>
              <w:fldChar w:fldCharType="end"/>
            </w:r>
          </w:hyperlink>
        </w:p>
        <w:p w:rsidR="00E9356D" w:rsidRDefault="00E9356D">
          <w:pPr>
            <w:pStyle w:val="TOC1"/>
            <w:tabs>
              <w:tab w:val="right" w:leader="dot" w:pos="10160"/>
            </w:tabs>
            <w:rPr>
              <w:noProof/>
            </w:rPr>
          </w:pPr>
          <w:hyperlink w:anchor="_Toc343086133" w:history="1">
            <w:r w:rsidRPr="00CD398E">
              <w:rPr>
                <w:rStyle w:val="Hyperlink"/>
                <w:noProof/>
              </w:rPr>
              <w:t>Label Attributes</w:t>
            </w:r>
            <w:r>
              <w:rPr>
                <w:noProof/>
                <w:webHidden/>
              </w:rPr>
              <w:tab/>
            </w:r>
            <w:r>
              <w:rPr>
                <w:noProof/>
                <w:webHidden/>
              </w:rPr>
              <w:fldChar w:fldCharType="begin"/>
            </w:r>
            <w:r>
              <w:rPr>
                <w:noProof/>
                <w:webHidden/>
              </w:rPr>
              <w:instrText xml:space="preserve"> PAGEREF _Toc343086133 \h </w:instrText>
            </w:r>
            <w:r>
              <w:rPr>
                <w:noProof/>
                <w:webHidden/>
              </w:rPr>
            </w:r>
            <w:r>
              <w:rPr>
                <w:noProof/>
                <w:webHidden/>
              </w:rPr>
              <w:fldChar w:fldCharType="separate"/>
            </w:r>
            <w:r>
              <w:rPr>
                <w:noProof/>
                <w:webHidden/>
              </w:rPr>
              <w:t>26</w:t>
            </w:r>
            <w:r>
              <w:rPr>
                <w:noProof/>
                <w:webHidden/>
              </w:rPr>
              <w:fldChar w:fldCharType="end"/>
            </w:r>
          </w:hyperlink>
        </w:p>
        <w:p w:rsidR="00E9356D" w:rsidRDefault="00E9356D">
          <w:pPr>
            <w:pStyle w:val="TOC3"/>
            <w:tabs>
              <w:tab w:val="right" w:leader="dot" w:pos="10160"/>
            </w:tabs>
            <w:rPr>
              <w:noProof/>
            </w:rPr>
          </w:pPr>
          <w:hyperlink w:anchor="_Toc343086134" w:history="1">
            <w:r w:rsidRPr="00CD398E">
              <w:rPr>
                <w:rStyle w:val="Hyperlink"/>
                <w:noProof/>
              </w:rPr>
              <w:t>Figure 19: Label Attributes Picker</w:t>
            </w:r>
            <w:r>
              <w:rPr>
                <w:noProof/>
                <w:webHidden/>
              </w:rPr>
              <w:tab/>
            </w:r>
            <w:r>
              <w:rPr>
                <w:noProof/>
                <w:webHidden/>
              </w:rPr>
              <w:fldChar w:fldCharType="begin"/>
            </w:r>
            <w:r>
              <w:rPr>
                <w:noProof/>
                <w:webHidden/>
              </w:rPr>
              <w:instrText xml:space="preserve"> PAGEREF _Toc343086134 \h </w:instrText>
            </w:r>
            <w:r>
              <w:rPr>
                <w:noProof/>
                <w:webHidden/>
              </w:rPr>
            </w:r>
            <w:r>
              <w:rPr>
                <w:noProof/>
                <w:webHidden/>
              </w:rPr>
              <w:fldChar w:fldCharType="separate"/>
            </w:r>
            <w:r>
              <w:rPr>
                <w:noProof/>
                <w:webHidden/>
              </w:rPr>
              <w:t>27</w:t>
            </w:r>
            <w:r>
              <w:rPr>
                <w:noProof/>
                <w:webHidden/>
              </w:rPr>
              <w:fldChar w:fldCharType="end"/>
            </w:r>
          </w:hyperlink>
        </w:p>
        <w:p w:rsidR="00E9356D" w:rsidRDefault="00E9356D">
          <w:pPr>
            <w:pStyle w:val="TOC1"/>
            <w:tabs>
              <w:tab w:val="right" w:leader="dot" w:pos="10160"/>
            </w:tabs>
            <w:rPr>
              <w:noProof/>
            </w:rPr>
          </w:pPr>
          <w:hyperlink w:anchor="_Toc343086135" w:history="1">
            <w:r w:rsidRPr="00CD398E">
              <w:rPr>
                <w:rStyle w:val="Hyperlink"/>
                <w:noProof/>
              </w:rPr>
              <w:t>Choosing Category to Process</w:t>
            </w:r>
            <w:r>
              <w:rPr>
                <w:noProof/>
                <w:webHidden/>
              </w:rPr>
              <w:tab/>
            </w:r>
            <w:r>
              <w:rPr>
                <w:noProof/>
                <w:webHidden/>
              </w:rPr>
              <w:fldChar w:fldCharType="begin"/>
            </w:r>
            <w:r>
              <w:rPr>
                <w:noProof/>
                <w:webHidden/>
              </w:rPr>
              <w:instrText xml:space="preserve"> PAGEREF _Toc343086135 \h </w:instrText>
            </w:r>
            <w:r>
              <w:rPr>
                <w:noProof/>
                <w:webHidden/>
              </w:rPr>
            </w:r>
            <w:r>
              <w:rPr>
                <w:noProof/>
                <w:webHidden/>
              </w:rPr>
              <w:fldChar w:fldCharType="separate"/>
            </w:r>
            <w:r>
              <w:rPr>
                <w:noProof/>
                <w:webHidden/>
              </w:rPr>
              <w:t>27</w:t>
            </w:r>
            <w:r>
              <w:rPr>
                <w:noProof/>
                <w:webHidden/>
              </w:rPr>
              <w:fldChar w:fldCharType="end"/>
            </w:r>
          </w:hyperlink>
        </w:p>
        <w:p w:rsidR="00E9356D" w:rsidRDefault="00E9356D">
          <w:pPr>
            <w:pStyle w:val="TOC3"/>
            <w:tabs>
              <w:tab w:val="right" w:leader="dot" w:pos="10160"/>
            </w:tabs>
            <w:rPr>
              <w:noProof/>
            </w:rPr>
          </w:pPr>
          <w:hyperlink w:anchor="_Toc343086136" w:history="1">
            <w:r w:rsidRPr="00CD398E">
              <w:rPr>
                <w:rStyle w:val="Hyperlink"/>
                <w:noProof/>
              </w:rPr>
              <w:t>Figure 20: Category decoder selector</w:t>
            </w:r>
            <w:r>
              <w:rPr>
                <w:noProof/>
                <w:webHidden/>
              </w:rPr>
              <w:tab/>
            </w:r>
            <w:r>
              <w:rPr>
                <w:noProof/>
                <w:webHidden/>
              </w:rPr>
              <w:fldChar w:fldCharType="begin"/>
            </w:r>
            <w:r>
              <w:rPr>
                <w:noProof/>
                <w:webHidden/>
              </w:rPr>
              <w:instrText xml:space="preserve"> PAGEREF _Toc343086136 \h </w:instrText>
            </w:r>
            <w:r>
              <w:rPr>
                <w:noProof/>
                <w:webHidden/>
              </w:rPr>
            </w:r>
            <w:r>
              <w:rPr>
                <w:noProof/>
                <w:webHidden/>
              </w:rPr>
              <w:fldChar w:fldCharType="separate"/>
            </w:r>
            <w:r>
              <w:rPr>
                <w:noProof/>
                <w:webHidden/>
              </w:rPr>
              <w:t>27</w:t>
            </w:r>
            <w:r>
              <w:rPr>
                <w:noProof/>
                <w:webHidden/>
              </w:rPr>
              <w:fldChar w:fldCharType="end"/>
            </w:r>
          </w:hyperlink>
        </w:p>
        <w:p w:rsidR="00E9356D" w:rsidRDefault="00E9356D">
          <w:pPr>
            <w:pStyle w:val="TOC1"/>
            <w:tabs>
              <w:tab w:val="right" w:leader="dot" w:pos="10160"/>
            </w:tabs>
            <w:rPr>
              <w:noProof/>
            </w:rPr>
          </w:pPr>
          <w:hyperlink w:anchor="_Toc343086137" w:history="1">
            <w:r w:rsidRPr="00CD398E">
              <w:rPr>
                <w:rStyle w:val="Hyperlink"/>
                <w:noProof/>
              </w:rPr>
              <w:t>ASTERIX Recording &amp; Forwarding</w:t>
            </w:r>
            <w:r>
              <w:rPr>
                <w:noProof/>
                <w:webHidden/>
              </w:rPr>
              <w:tab/>
            </w:r>
            <w:r>
              <w:rPr>
                <w:noProof/>
                <w:webHidden/>
              </w:rPr>
              <w:fldChar w:fldCharType="begin"/>
            </w:r>
            <w:r>
              <w:rPr>
                <w:noProof/>
                <w:webHidden/>
              </w:rPr>
              <w:instrText xml:space="preserve"> PAGEREF _Toc343086137 \h </w:instrText>
            </w:r>
            <w:r>
              <w:rPr>
                <w:noProof/>
                <w:webHidden/>
              </w:rPr>
            </w:r>
            <w:r>
              <w:rPr>
                <w:noProof/>
                <w:webHidden/>
              </w:rPr>
              <w:fldChar w:fldCharType="separate"/>
            </w:r>
            <w:r>
              <w:rPr>
                <w:noProof/>
                <w:webHidden/>
              </w:rPr>
              <w:t>28</w:t>
            </w:r>
            <w:r>
              <w:rPr>
                <w:noProof/>
                <w:webHidden/>
              </w:rPr>
              <w:fldChar w:fldCharType="end"/>
            </w:r>
          </w:hyperlink>
        </w:p>
        <w:p w:rsidR="00E9356D" w:rsidRDefault="00E9356D">
          <w:pPr>
            <w:pStyle w:val="TOC3"/>
            <w:tabs>
              <w:tab w:val="right" w:leader="dot" w:pos="10160"/>
            </w:tabs>
            <w:rPr>
              <w:noProof/>
            </w:rPr>
          </w:pPr>
          <w:hyperlink w:anchor="_Toc343086138" w:history="1">
            <w:r w:rsidRPr="00CD398E">
              <w:rPr>
                <w:rStyle w:val="Hyperlink"/>
                <w:noProof/>
              </w:rPr>
              <w:t>Figure 21: Data Recording and Forwarding</w:t>
            </w:r>
            <w:r>
              <w:rPr>
                <w:noProof/>
                <w:webHidden/>
              </w:rPr>
              <w:tab/>
            </w:r>
            <w:r>
              <w:rPr>
                <w:noProof/>
                <w:webHidden/>
              </w:rPr>
              <w:fldChar w:fldCharType="begin"/>
            </w:r>
            <w:r>
              <w:rPr>
                <w:noProof/>
                <w:webHidden/>
              </w:rPr>
              <w:instrText xml:space="preserve"> PAGEREF _Toc343086138 \h </w:instrText>
            </w:r>
            <w:r>
              <w:rPr>
                <w:noProof/>
                <w:webHidden/>
              </w:rPr>
            </w:r>
            <w:r>
              <w:rPr>
                <w:noProof/>
                <w:webHidden/>
              </w:rPr>
              <w:fldChar w:fldCharType="separate"/>
            </w:r>
            <w:r>
              <w:rPr>
                <w:noProof/>
                <w:webHidden/>
              </w:rPr>
              <w:t>28</w:t>
            </w:r>
            <w:r>
              <w:rPr>
                <w:noProof/>
                <w:webHidden/>
              </w:rPr>
              <w:fldChar w:fldCharType="end"/>
            </w:r>
          </w:hyperlink>
        </w:p>
        <w:p w:rsidR="00E9356D" w:rsidRDefault="00E9356D">
          <w:pPr>
            <w:pStyle w:val="TOC1"/>
            <w:tabs>
              <w:tab w:val="right" w:leader="dot" w:pos="10160"/>
            </w:tabs>
            <w:rPr>
              <w:noProof/>
            </w:rPr>
          </w:pPr>
          <w:hyperlink w:anchor="_Toc343086139" w:history="1">
            <w:r w:rsidRPr="00CD398E">
              <w:rPr>
                <w:rStyle w:val="Hyperlink"/>
                <w:noProof/>
              </w:rPr>
              <w:t>ASTERIX Replay</w:t>
            </w:r>
            <w:r>
              <w:rPr>
                <w:noProof/>
                <w:webHidden/>
              </w:rPr>
              <w:tab/>
            </w:r>
            <w:r>
              <w:rPr>
                <w:noProof/>
                <w:webHidden/>
              </w:rPr>
              <w:fldChar w:fldCharType="begin"/>
            </w:r>
            <w:r>
              <w:rPr>
                <w:noProof/>
                <w:webHidden/>
              </w:rPr>
              <w:instrText xml:space="preserve"> PAGEREF _Toc343086139 \h </w:instrText>
            </w:r>
            <w:r>
              <w:rPr>
                <w:noProof/>
                <w:webHidden/>
              </w:rPr>
            </w:r>
            <w:r>
              <w:rPr>
                <w:noProof/>
                <w:webHidden/>
              </w:rPr>
              <w:fldChar w:fldCharType="separate"/>
            </w:r>
            <w:r>
              <w:rPr>
                <w:noProof/>
                <w:webHidden/>
              </w:rPr>
              <w:t>29</w:t>
            </w:r>
            <w:r>
              <w:rPr>
                <w:noProof/>
                <w:webHidden/>
              </w:rPr>
              <w:fldChar w:fldCharType="end"/>
            </w:r>
          </w:hyperlink>
        </w:p>
        <w:p w:rsidR="00E9356D" w:rsidRDefault="00E9356D">
          <w:pPr>
            <w:pStyle w:val="TOC3"/>
            <w:tabs>
              <w:tab w:val="right" w:leader="dot" w:pos="10160"/>
            </w:tabs>
            <w:rPr>
              <w:noProof/>
            </w:rPr>
          </w:pPr>
          <w:hyperlink w:anchor="_Toc343086140" w:history="1">
            <w:r w:rsidRPr="00CD398E">
              <w:rPr>
                <w:rStyle w:val="Hyperlink"/>
                <w:noProof/>
              </w:rPr>
              <w:t>Figure 22: ASTERIX Replay</w:t>
            </w:r>
            <w:r>
              <w:rPr>
                <w:noProof/>
                <w:webHidden/>
              </w:rPr>
              <w:tab/>
            </w:r>
            <w:r>
              <w:rPr>
                <w:noProof/>
                <w:webHidden/>
              </w:rPr>
              <w:fldChar w:fldCharType="begin"/>
            </w:r>
            <w:r>
              <w:rPr>
                <w:noProof/>
                <w:webHidden/>
              </w:rPr>
              <w:instrText xml:space="preserve"> PAGEREF _Toc343086140 \h </w:instrText>
            </w:r>
            <w:r>
              <w:rPr>
                <w:noProof/>
                <w:webHidden/>
              </w:rPr>
            </w:r>
            <w:r>
              <w:rPr>
                <w:noProof/>
                <w:webHidden/>
              </w:rPr>
              <w:fldChar w:fldCharType="separate"/>
            </w:r>
            <w:r>
              <w:rPr>
                <w:noProof/>
                <w:webHidden/>
              </w:rPr>
              <w:t>29</w:t>
            </w:r>
            <w:r>
              <w:rPr>
                <w:noProof/>
                <w:webHidden/>
              </w:rPr>
              <w:fldChar w:fldCharType="end"/>
            </w:r>
          </w:hyperlink>
        </w:p>
        <w:p w:rsidR="00E9356D" w:rsidRDefault="00E9356D">
          <w:pPr>
            <w:pStyle w:val="TOC1"/>
            <w:tabs>
              <w:tab w:val="right" w:leader="dot" w:pos="10160"/>
            </w:tabs>
            <w:rPr>
              <w:noProof/>
            </w:rPr>
          </w:pPr>
          <w:hyperlink w:anchor="_Toc343086141" w:history="1">
            <w:r w:rsidRPr="00CD398E">
              <w:rPr>
                <w:rStyle w:val="Hyperlink"/>
                <w:noProof/>
              </w:rPr>
              <w:t>“Replay” to “Raw”</w:t>
            </w:r>
            <w:r>
              <w:rPr>
                <w:noProof/>
                <w:webHidden/>
              </w:rPr>
              <w:tab/>
            </w:r>
            <w:r>
              <w:rPr>
                <w:noProof/>
                <w:webHidden/>
              </w:rPr>
              <w:fldChar w:fldCharType="begin"/>
            </w:r>
            <w:r>
              <w:rPr>
                <w:noProof/>
                <w:webHidden/>
              </w:rPr>
              <w:instrText xml:space="preserve"> PAGEREF _Toc343086141 \h </w:instrText>
            </w:r>
            <w:r>
              <w:rPr>
                <w:noProof/>
                <w:webHidden/>
              </w:rPr>
            </w:r>
            <w:r>
              <w:rPr>
                <w:noProof/>
                <w:webHidden/>
              </w:rPr>
              <w:fldChar w:fldCharType="separate"/>
            </w:r>
            <w:r>
              <w:rPr>
                <w:noProof/>
                <w:webHidden/>
              </w:rPr>
              <w:t>29</w:t>
            </w:r>
            <w:r>
              <w:rPr>
                <w:noProof/>
                <w:webHidden/>
              </w:rPr>
              <w:fldChar w:fldCharType="end"/>
            </w:r>
          </w:hyperlink>
        </w:p>
        <w:p w:rsidR="00E9356D" w:rsidRDefault="00E9356D">
          <w:pPr>
            <w:pStyle w:val="TOC3"/>
            <w:tabs>
              <w:tab w:val="right" w:leader="dot" w:pos="10160"/>
            </w:tabs>
            <w:rPr>
              <w:noProof/>
            </w:rPr>
          </w:pPr>
          <w:hyperlink w:anchor="_Toc343086142" w:history="1">
            <w:r w:rsidRPr="00CD398E">
              <w:rPr>
                <w:rStyle w:val="Hyperlink"/>
                <w:noProof/>
              </w:rPr>
              <w:t>Figure 23: Replay to Raw format</w:t>
            </w:r>
            <w:r>
              <w:rPr>
                <w:noProof/>
                <w:webHidden/>
              </w:rPr>
              <w:tab/>
            </w:r>
            <w:r>
              <w:rPr>
                <w:noProof/>
                <w:webHidden/>
              </w:rPr>
              <w:fldChar w:fldCharType="begin"/>
            </w:r>
            <w:r>
              <w:rPr>
                <w:noProof/>
                <w:webHidden/>
              </w:rPr>
              <w:instrText xml:space="preserve"> PAGEREF _Toc343086142 \h </w:instrText>
            </w:r>
            <w:r>
              <w:rPr>
                <w:noProof/>
                <w:webHidden/>
              </w:rPr>
            </w:r>
            <w:r>
              <w:rPr>
                <w:noProof/>
                <w:webHidden/>
              </w:rPr>
              <w:fldChar w:fldCharType="separate"/>
            </w:r>
            <w:r>
              <w:rPr>
                <w:noProof/>
                <w:webHidden/>
              </w:rPr>
              <w:t>29</w:t>
            </w:r>
            <w:r>
              <w:rPr>
                <w:noProof/>
                <w:webHidden/>
              </w:rPr>
              <w:fldChar w:fldCharType="end"/>
            </w:r>
          </w:hyperlink>
        </w:p>
        <w:p w:rsidR="00E9356D" w:rsidRDefault="00E9356D">
          <w:pPr>
            <w:pStyle w:val="TOC1"/>
            <w:tabs>
              <w:tab w:val="right" w:leader="dot" w:pos="10160"/>
            </w:tabs>
            <w:rPr>
              <w:noProof/>
            </w:rPr>
          </w:pPr>
          <w:hyperlink w:anchor="_Toc343086143" w:history="1">
            <w:r w:rsidRPr="00CD398E">
              <w:rPr>
                <w:rStyle w:val="Hyperlink"/>
                <w:noProof/>
              </w:rPr>
              <w:t>System Configuration and Status</w:t>
            </w:r>
            <w:r>
              <w:rPr>
                <w:noProof/>
                <w:webHidden/>
              </w:rPr>
              <w:tab/>
            </w:r>
            <w:r>
              <w:rPr>
                <w:noProof/>
                <w:webHidden/>
              </w:rPr>
              <w:fldChar w:fldCharType="begin"/>
            </w:r>
            <w:r>
              <w:rPr>
                <w:noProof/>
                <w:webHidden/>
              </w:rPr>
              <w:instrText xml:space="preserve"> PAGEREF _Toc343086143 \h </w:instrText>
            </w:r>
            <w:r>
              <w:rPr>
                <w:noProof/>
                <w:webHidden/>
              </w:rPr>
            </w:r>
            <w:r>
              <w:rPr>
                <w:noProof/>
                <w:webHidden/>
              </w:rPr>
              <w:fldChar w:fldCharType="separate"/>
            </w:r>
            <w:r>
              <w:rPr>
                <w:noProof/>
                <w:webHidden/>
              </w:rPr>
              <w:t>30</w:t>
            </w:r>
            <w:r>
              <w:rPr>
                <w:noProof/>
                <w:webHidden/>
              </w:rPr>
              <w:fldChar w:fldCharType="end"/>
            </w:r>
          </w:hyperlink>
        </w:p>
        <w:p w:rsidR="00E9356D" w:rsidRDefault="00E9356D">
          <w:pPr>
            <w:pStyle w:val="TOC3"/>
            <w:tabs>
              <w:tab w:val="right" w:leader="dot" w:pos="10160"/>
            </w:tabs>
            <w:rPr>
              <w:noProof/>
            </w:rPr>
          </w:pPr>
          <w:hyperlink w:anchor="_Toc343086144" w:history="1">
            <w:r w:rsidRPr="00CD398E">
              <w:rPr>
                <w:rStyle w:val="Hyperlink"/>
                <w:noProof/>
              </w:rPr>
              <w:t>Figure 24: Three screen shoots of System Status Display (GO, History and Data Loss)</w:t>
            </w:r>
            <w:r>
              <w:rPr>
                <w:noProof/>
                <w:webHidden/>
              </w:rPr>
              <w:tab/>
            </w:r>
            <w:r>
              <w:rPr>
                <w:noProof/>
                <w:webHidden/>
              </w:rPr>
              <w:fldChar w:fldCharType="begin"/>
            </w:r>
            <w:r>
              <w:rPr>
                <w:noProof/>
                <w:webHidden/>
              </w:rPr>
              <w:instrText xml:space="preserve"> PAGEREF _Toc343086144 \h </w:instrText>
            </w:r>
            <w:r>
              <w:rPr>
                <w:noProof/>
                <w:webHidden/>
              </w:rPr>
            </w:r>
            <w:r>
              <w:rPr>
                <w:noProof/>
                <w:webHidden/>
              </w:rPr>
              <w:fldChar w:fldCharType="separate"/>
            </w:r>
            <w:r>
              <w:rPr>
                <w:noProof/>
                <w:webHidden/>
              </w:rPr>
              <w:t>30</w:t>
            </w:r>
            <w:r>
              <w:rPr>
                <w:noProof/>
                <w:webHidden/>
              </w:rPr>
              <w:fldChar w:fldCharType="end"/>
            </w:r>
          </w:hyperlink>
        </w:p>
        <w:p w:rsidR="00E9356D" w:rsidRDefault="00E9356D">
          <w:pPr>
            <w:pStyle w:val="TOC1"/>
            <w:tabs>
              <w:tab w:val="right" w:leader="dot" w:pos="10160"/>
            </w:tabs>
            <w:rPr>
              <w:noProof/>
            </w:rPr>
          </w:pPr>
          <w:hyperlink w:anchor="_Toc343086145" w:history="1">
            <w:r w:rsidRPr="00CD398E">
              <w:rPr>
                <w:rStyle w:val="Hyperlink"/>
                <w:noProof/>
              </w:rPr>
              <w:t>Miscellaneous Settings</w:t>
            </w:r>
            <w:r>
              <w:rPr>
                <w:noProof/>
                <w:webHidden/>
              </w:rPr>
              <w:tab/>
            </w:r>
            <w:r>
              <w:rPr>
                <w:noProof/>
                <w:webHidden/>
              </w:rPr>
              <w:fldChar w:fldCharType="begin"/>
            </w:r>
            <w:r>
              <w:rPr>
                <w:noProof/>
                <w:webHidden/>
              </w:rPr>
              <w:instrText xml:space="preserve"> PAGEREF _Toc343086145 \h </w:instrText>
            </w:r>
            <w:r>
              <w:rPr>
                <w:noProof/>
                <w:webHidden/>
              </w:rPr>
            </w:r>
            <w:r>
              <w:rPr>
                <w:noProof/>
                <w:webHidden/>
              </w:rPr>
              <w:fldChar w:fldCharType="separate"/>
            </w:r>
            <w:r>
              <w:rPr>
                <w:noProof/>
                <w:webHidden/>
              </w:rPr>
              <w:t>31</w:t>
            </w:r>
            <w:r>
              <w:rPr>
                <w:noProof/>
                <w:webHidden/>
              </w:rPr>
              <w:fldChar w:fldCharType="end"/>
            </w:r>
          </w:hyperlink>
        </w:p>
        <w:p w:rsidR="00E9356D" w:rsidRDefault="00E9356D">
          <w:pPr>
            <w:pStyle w:val="TOC3"/>
            <w:tabs>
              <w:tab w:val="right" w:leader="dot" w:pos="10160"/>
            </w:tabs>
            <w:rPr>
              <w:noProof/>
            </w:rPr>
          </w:pPr>
          <w:hyperlink w:anchor="_Toc343086146" w:history="1">
            <w:r w:rsidRPr="00CD398E">
              <w:rPr>
                <w:rStyle w:val="Hyperlink"/>
                <w:noProof/>
              </w:rPr>
              <w:t>Figure 25: Miscellaneous Settings</w:t>
            </w:r>
            <w:r>
              <w:rPr>
                <w:noProof/>
                <w:webHidden/>
              </w:rPr>
              <w:tab/>
            </w:r>
            <w:r>
              <w:rPr>
                <w:noProof/>
                <w:webHidden/>
              </w:rPr>
              <w:fldChar w:fldCharType="begin"/>
            </w:r>
            <w:r>
              <w:rPr>
                <w:noProof/>
                <w:webHidden/>
              </w:rPr>
              <w:instrText xml:space="preserve"> PAGEREF _Toc343086146 \h </w:instrText>
            </w:r>
            <w:r>
              <w:rPr>
                <w:noProof/>
                <w:webHidden/>
              </w:rPr>
            </w:r>
            <w:r>
              <w:rPr>
                <w:noProof/>
                <w:webHidden/>
              </w:rPr>
              <w:fldChar w:fldCharType="separate"/>
            </w:r>
            <w:r>
              <w:rPr>
                <w:noProof/>
                <w:webHidden/>
              </w:rPr>
              <w:t>31</w:t>
            </w:r>
            <w:r>
              <w:rPr>
                <w:noProof/>
                <w:webHidden/>
              </w:rPr>
              <w:fldChar w:fldCharType="end"/>
            </w:r>
          </w:hyperlink>
        </w:p>
        <w:p w:rsidR="00E9356D" w:rsidRDefault="00E9356D">
          <w:pPr>
            <w:pStyle w:val="TOC1"/>
            <w:tabs>
              <w:tab w:val="right" w:leader="dot" w:pos="10160"/>
            </w:tabs>
            <w:rPr>
              <w:noProof/>
            </w:rPr>
          </w:pPr>
          <w:hyperlink w:anchor="_Toc343086147" w:history="1">
            <w:r w:rsidRPr="00CD398E">
              <w:rPr>
                <w:rStyle w:val="Hyperlink"/>
                <w:noProof/>
              </w:rPr>
              <w:t>Implemented Decoders (so far)</w:t>
            </w:r>
            <w:r>
              <w:rPr>
                <w:noProof/>
                <w:webHidden/>
              </w:rPr>
              <w:tab/>
            </w:r>
            <w:r>
              <w:rPr>
                <w:noProof/>
                <w:webHidden/>
              </w:rPr>
              <w:fldChar w:fldCharType="begin"/>
            </w:r>
            <w:r>
              <w:rPr>
                <w:noProof/>
                <w:webHidden/>
              </w:rPr>
              <w:instrText xml:space="preserve"> PAGEREF _Toc343086147 \h </w:instrText>
            </w:r>
            <w:r>
              <w:rPr>
                <w:noProof/>
                <w:webHidden/>
              </w:rPr>
            </w:r>
            <w:r>
              <w:rPr>
                <w:noProof/>
                <w:webHidden/>
              </w:rPr>
              <w:fldChar w:fldCharType="separate"/>
            </w:r>
            <w:r>
              <w:rPr>
                <w:noProof/>
                <w:webHidden/>
              </w:rPr>
              <w:t>31</w:t>
            </w:r>
            <w:r>
              <w:rPr>
                <w:noProof/>
                <w:webHidden/>
              </w:rPr>
              <w:fldChar w:fldCharType="end"/>
            </w:r>
          </w:hyperlink>
        </w:p>
        <w:p w:rsidR="007A2595" w:rsidRDefault="00FF4A3F" w:rsidP="00FE3C3C">
          <w:r>
            <w:fldChar w:fldCharType="end"/>
          </w:r>
        </w:p>
      </w:sdtContent>
    </w:sdt>
    <w:bookmarkStart w:id="1" w:name="_Toc334523343" w:displacedByCustomXml="prev"/>
    <w:p w:rsidR="00E83B31" w:rsidRPr="007A2595" w:rsidRDefault="003171A9" w:rsidP="00FE3C3C">
      <w:pPr>
        <w:rPr>
          <w:ins w:id="2" w:author="bhdca" w:date="2012-11-09T10:07:00Z"/>
        </w:rPr>
      </w:pPr>
      <w:r>
        <w:br w:type="page"/>
      </w:r>
    </w:p>
    <w:p w:rsidR="00943F2F" w:rsidRDefault="00FF132E" w:rsidP="00FF132E">
      <w:pPr>
        <w:pStyle w:val="Heading1"/>
        <w:jc w:val="center"/>
      </w:pPr>
      <w:bookmarkStart w:id="3" w:name="_Toc343086094"/>
      <w:bookmarkEnd w:id="1"/>
      <w:r>
        <w:lastRenderedPageBreak/>
        <w:t>Foreword</w:t>
      </w:r>
      <w:bookmarkEnd w:id="3"/>
    </w:p>
    <w:p w:rsidR="00AE5506" w:rsidRPr="00AE5506" w:rsidRDefault="00AE5506" w:rsidP="00AE5506"/>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w:t>
      </w:r>
      <w:r w:rsidR="00AE5506">
        <w:t xml:space="preserve"> (state, sector, airfields, air routes etc..)</w:t>
      </w:r>
      <w:r w:rsidR="007C1704">
        <w:t xml:space="preserve"> overlays,</w:t>
      </w:r>
      <w:r w:rsidR="003E61AE">
        <w:t xml:space="preserve"> adjustable speed vector, history point positions,</w:t>
      </w:r>
      <w:r w:rsidR="007C1704">
        <w:t xml:space="preserve"> indication of</w:t>
      </w:r>
      <w:r w:rsidR="00943F2F">
        <w:t xml:space="preserve"> the </w:t>
      </w:r>
      <w:r w:rsidR="007C1704">
        <w:t xml:space="preserve">“track in coast” state, moving </w:t>
      </w:r>
      <w:r w:rsidR="004D34EA">
        <w:t xml:space="preserve">track </w:t>
      </w:r>
      <w:r w:rsidR="00126376">
        <w:t>labels,</w:t>
      </w:r>
      <w:r w:rsidR="00943F2F">
        <w:t xml:space="preserve"> </w:t>
      </w:r>
      <w:r w:rsidR="000D0010">
        <w:t>in</w:t>
      </w:r>
      <w:r w:rsidR="003E61AE">
        <w:t xml:space="preserve">teractive track label </w:t>
      </w:r>
      <w:r w:rsidR="000D0010">
        <w:t>consisting of an assignable CFL</w:t>
      </w:r>
      <w:r w:rsidR="00C9552F">
        <w:t xml:space="preserve">, HDG and SPD as well as </w:t>
      </w:r>
      <w:r w:rsidR="00126376">
        <w:t>GND-SPD readout</w:t>
      </w:r>
      <w:r w:rsidR="00F7717E">
        <w:t xml:space="preserve"> and Range/Bearing Tool</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3E61AE" w:rsidRDefault="003E61AE" w:rsidP="0048073E">
      <w:pPr>
        <w:pStyle w:val="ListParagraph"/>
        <w:numPr>
          <w:ilvl w:val="0"/>
          <w:numId w:val="16"/>
        </w:numPr>
      </w:pPr>
      <w:r>
        <w:t>Extended Label Window (displaying Aircraft Derived Data (CAT048I250 and Cat064I380)</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t>up to 5)</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t xml:space="preserve"> via CAT034/050 </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0"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407B33" w:rsidRDefault="00407B33" w:rsidP="00E83B31"/>
    <w:p w:rsidR="00E83B31" w:rsidRPr="00E83B31" w:rsidRDefault="00E83B31" w:rsidP="00E83B31">
      <w:r w:rsidRPr="00E83B31">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E83B31" w:rsidRPr="00E83B31" w:rsidRDefault="00E83B31" w:rsidP="00E83B31">
      <w:pPr>
        <w:pStyle w:val="ListParagraph"/>
        <w:numPr>
          <w:ilvl w:val="0"/>
          <w:numId w:val="22"/>
        </w:numPr>
      </w:pPr>
      <w:r w:rsidRPr="00E83B31">
        <w:t>BiH installation of ARTAS: CAT62</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AE5506" w:rsidRDefault="00AE5506" w:rsidP="00E83B31">
      <w:pPr>
        <w:rPr>
          <w:b/>
          <w:i/>
          <w:sz w:val="20"/>
        </w:rPr>
      </w:pPr>
    </w:p>
    <w:p w:rsidR="00AE5506" w:rsidRDefault="00AE5506" w:rsidP="00E83B31">
      <w:pPr>
        <w:rPr>
          <w:b/>
          <w:i/>
          <w:sz w:val="20"/>
        </w:rPr>
      </w:pPr>
    </w:p>
    <w:p w:rsidR="00E83B31" w:rsidRPr="00407B33" w:rsidRDefault="00E83B31" w:rsidP="00E83B31">
      <w:pPr>
        <w:rPr>
          <w:sz w:val="20"/>
        </w:rPr>
      </w:pPr>
      <w:r w:rsidRPr="00407B33">
        <w:rPr>
          <w:b/>
          <w:i/>
          <w:sz w:val="20"/>
        </w:rPr>
        <w:lastRenderedPageBreak/>
        <w:t xml:space="preserve">I would appreciate that anyone with an access to additional data sample sends it to me so that additional testing and validation can be performed. </w:t>
      </w:r>
      <w:r w:rsidRPr="00407B33">
        <w:rPr>
          <w:sz w:val="20"/>
        </w:rPr>
        <w:t>The data samples can be in</w:t>
      </w:r>
      <w:r w:rsidR="00636FB8" w:rsidRPr="00407B33">
        <w:rPr>
          <w:sz w:val="20"/>
        </w:rPr>
        <w:t xml:space="preserve"> the following formats</w:t>
      </w:r>
      <w:r w:rsidRPr="00407B33">
        <w:rPr>
          <w:sz w:val="20"/>
        </w:rPr>
        <w:t>:</w:t>
      </w:r>
    </w:p>
    <w:p w:rsidR="00E83B31" w:rsidRPr="00407B33" w:rsidRDefault="00E83B31" w:rsidP="00407B33">
      <w:pPr>
        <w:pStyle w:val="ListParagraph"/>
        <w:numPr>
          <w:ilvl w:val="0"/>
          <w:numId w:val="23"/>
        </w:numPr>
        <w:spacing w:after="0"/>
        <w:rPr>
          <w:sz w:val="20"/>
        </w:rPr>
      </w:pPr>
      <w:r w:rsidRPr="00407B33">
        <w:rPr>
          <w:sz w:val="20"/>
        </w:rPr>
        <w:t>Raw, using any available recording tool, including this application as well.</w:t>
      </w:r>
    </w:p>
    <w:p w:rsidR="00E83B31" w:rsidRPr="00407B33" w:rsidRDefault="00E83B31" w:rsidP="00407B33">
      <w:pPr>
        <w:pStyle w:val="ListParagraph"/>
        <w:numPr>
          <w:ilvl w:val="0"/>
          <w:numId w:val="23"/>
        </w:numPr>
        <w:spacing w:after="0"/>
        <w:rPr>
          <w:sz w:val="20"/>
        </w:rPr>
      </w:pPr>
      <w:r w:rsidRPr="00407B33">
        <w:rPr>
          <w:sz w:val="20"/>
        </w:rPr>
        <w:t>Replay</w:t>
      </w:r>
      <w:r w:rsidR="00AC3761" w:rsidRPr="00407B33">
        <w:rPr>
          <w:sz w:val="20"/>
        </w:rPr>
        <w:t>.</w:t>
      </w:r>
      <w:r w:rsidRPr="00407B33">
        <w:rPr>
          <w:sz w:val="20"/>
        </w:rPr>
        <w:t xml:space="preserve"> (using this application)</w:t>
      </w:r>
    </w:p>
    <w:p w:rsidR="00E83B31" w:rsidRPr="00407B33" w:rsidRDefault="00E83B31" w:rsidP="00407B33">
      <w:pPr>
        <w:pStyle w:val="ListParagraph"/>
        <w:numPr>
          <w:ilvl w:val="0"/>
          <w:numId w:val="23"/>
        </w:numPr>
        <w:spacing w:after="0"/>
        <w:rPr>
          <w:sz w:val="20"/>
        </w:rPr>
      </w:pPr>
      <w:r w:rsidRPr="00407B33">
        <w:rPr>
          <w:sz w:val="20"/>
        </w:rPr>
        <w:t>Final Format</w:t>
      </w:r>
      <w:r w:rsidR="00AC3761" w:rsidRPr="00407B33">
        <w:rPr>
          <w:sz w:val="20"/>
        </w:rPr>
        <w:t>.</w:t>
      </w:r>
      <w:r w:rsidRPr="00407B33">
        <w:rPr>
          <w:sz w:val="20"/>
        </w:rPr>
        <w:t xml:space="preserve"> (gengate tool)</w:t>
      </w:r>
    </w:p>
    <w:p w:rsidR="00983DC8" w:rsidRDefault="00983DC8" w:rsidP="000E0490">
      <w:pPr>
        <w:pStyle w:val="Heading1"/>
        <w:jc w:val="center"/>
      </w:pPr>
      <w:bookmarkStart w:id="4" w:name="_Toc343086095"/>
      <w:r>
        <w:t>Related Documents</w:t>
      </w:r>
      <w:bookmarkEnd w:id="4"/>
    </w:p>
    <w:p w:rsidR="00983DC8" w:rsidRPr="009D7024" w:rsidRDefault="00983DC8" w:rsidP="00983DC8"/>
    <w:p w:rsidR="008F42D4" w:rsidRPr="008F42D4" w:rsidRDefault="008F42D4" w:rsidP="008F42D4">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Part9: Category 062</w:t>
      </w:r>
      <w:r w:rsidRPr="009D7024">
        <w:rPr>
          <w:rFonts w:cs="Arial"/>
          <w:bCs/>
        </w:rPr>
        <w:t xml:space="preserve"> </w:t>
      </w:r>
      <w:r>
        <w:rPr>
          <w:rFonts w:cs="Arial"/>
          <w:bCs/>
        </w:rPr>
        <w:t xml:space="preserve">SDPS Track Messages </w:t>
      </w:r>
      <w:r w:rsidRPr="00E42F27">
        <w:rPr>
          <w:rFonts w:cs="Arial"/>
          <w:bCs/>
          <w:szCs w:val="28"/>
        </w:rPr>
        <w:t>SUR.ET1.ST05.2000-STD-</w:t>
      </w:r>
      <w:r>
        <w:rPr>
          <w:rFonts w:cs="Arial"/>
          <w:bCs/>
          <w:szCs w:val="28"/>
        </w:rPr>
        <w:t>09</w:t>
      </w:r>
      <w:r w:rsidRPr="00E42F27">
        <w:rPr>
          <w:rFonts w:cs="Arial"/>
          <w:bCs/>
          <w:szCs w:val="28"/>
        </w:rPr>
        <w:t>-01</w:t>
      </w:r>
    </w:p>
    <w:p w:rsidR="00710F2B" w:rsidRPr="00710F2B" w:rsidRDefault="00710F2B" w:rsidP="00710F2B">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Part4: Category 048</w:t>
      </w:r>
      <w:r w:rsidRPr="009D7024">
        <w:rPr>
          <w:rFonts w:cs="Arial"/>
          <w:bCs/>
        </w:rPr>
        <w:t xml:space="preserve"> Transmission of Monoradar Data</w:t>
      </w:r>
      <w:r>
        <w:rPr>
          <w:rFonts w:cs="Arial"/>
          <w:bCs/>
        </w:rPr>
        <w:t xml:space="preserve"> </w:t>
      </w:r>
      <w:r w:rsidRPr="009D7024">
        <w:rPr>
          <w:rFonts w:cs="Arial"/>
          <w:bCs/>
        </w:rPr>
        <w:t>Target Reports</w:t>
      </w:r>
      <w:r>
        <w:rPr>
          <w:rFonts w:cs="Arial"/>
          <w:bCs/>
        </w:rPr>
        <w:t xml:space="preserve"> </w:t>
      </w:r>
      <w:r w:rsidRPr="00E42F27">
        <w:rPr>
          <w:rFonts w:cs="Arial"/>
          <w:bCs/>
          <w:szCs w:val="28"/>
        </w:rPr>
        <w:t>SUR.ET1.ST05.2000-STD-</w:t>
      </w:r>
      <w:r>
        <w:rPr>
          <w:rFonts w:cs="Arial"/>
          <w:bCs/>
          <w:szCs w:val="28"/>
        </w:rPr>
        <w:t>04</w:t>
      </w:r>
      <w:r w:rsidRPr="00E42F27">
        <w:rPr>
          <w:rFonts w:cs="Arial"/>
          <w:bCs/>
          <w:szCs w:val="28"/>
        </w:rPr>
        <w:t>-01</w:t>
      </w:r>
    </w:p>
    <w:p w:rsidR="00E42F27" w:rsidRPr="00710F2B" w:rsidRDefault="00082C37" w:rsidP="00710F2B">
      <w:pPr>
        <w:pStyle w:val="Default"/>
        <w:numPr>
          <w:ilvl w:val="0"/>
          <w:numId w:val="32"/>
        </w:numPr>
        <w:rPr>
          <w:rFonts w:asciiTheme="minorHAnsi" w:hAnsiTheme="minorHAnsi"/>
          <w:sz w:val="22"/>
          <w:szCs w:val="22"/>
        </w:rPr>
      </w:pPr>
      <w:r>
        <w:rPr>
          <w:rFonts w:asciiTheme="minorHAnsi" w:hAnsiTheme="minorHAnsi"/>
          <w:bCs/>
          <w:sz w:val="22"/>
          <w:szCs w:val="22"/>
        </w:rPr>
        <w:t xml:space="preserve">CAT02 </w:t>
      </w:r>
      <w:r w:rsidR="00710F2B" w:rsidRPr="00710F2B">
        <w:rPr>
          <w:rFonts w:asciiTheme="minorHAnsi" w:hAnsiTheme="minorHAnsi"/>
          <w:bCs/>
          <w:sz w:val="22"/>
          <w:szCs w:val="22"/>
        </w:rPr>
        <w:t>EUROCONTROL STANDARD DOCUMENT FOR Radar Data Exchange Part 2b Transmission of Monoradar Service Messages SUR.ET1.ST05.2000-STD-02b-01</w:t>
      </w:r>
    </w:p>
    <w:p w:rsidR="00E42F27" w:rsidRPr="00E42F27" w:rsidRDefault="00082C37" w:rsidP="00E42F27">
      <w:pPr>
        <w:pStyle w:val="ListParagraph"/>
        <w:numPr>
          <w:ilvl w:val="0"/>
          <w:numId w:val="31"/>
        </w:numPr>
        <w:autoSpaceDE w:val="0"/>
        <w:autoSpaceDN w:val="0"/>
        <w:adjustRightInd w:val="0"/>
        <w:spacing w:after="0" w:line="240" w:lineRule="auto"/>
        <w:rPr>
          <w:rFonts w:cs="Arial"/>
          <w:bCs/>
        </w:rPr>
      </w:pPr>
      <w:r>
        <w:rPr>
          <w:rFonts w:cs="Arial"/>
          <w:bCs/>
        </w:rPr>
        <w:t xml:space="preserve">CAT 34 </w:t>
      </w:r>
      <w:r w:rsidR="00E42F27" w:rsidRPr="00E42F27">
        <w:rPr>
          <w:rFonts w:cs="Arial"/>
          <w:bCs/>
        </w:rPr>
        <w:t>EUROCONTROL STANDARD DOCUMENT FOR Radar Data Exchange Part 2b Transmission of Monoradar Service Messages</w:t>
      </w:r>
      <w:r w:rsidR="00E42F27">
        <w:rPr>
          <w:rFonts w:cs="Arial"/>
          <w:bCs/>
        </w:rPr>
        <w:t xml:space="preserve"> </w:t>
      </w:r>
      <w:r w:rsidR="00710F2B">
        <w:rPr>
          <w:rFonts w:cs="Arial"/>
          <w:bCs/>
        </w:rPr>
        <w:t xml:space="preserve"> </w:t>
      </w:r>
      <w:r w:rsidR="00E42F27" w:rsidRPr="00E42F27">
        <w:rPr>
          <w:rFonts w:cs="Arial"/>
          <w:bCs/>
          <w:szCs w:val="28"/>
        </w:rPr>
        <w:t>SUR.ET1.ST05.2000-STD-02b-01</w:t>
      </w:r>
    </w:p>
    <w:p w:rsidR="009D7024" w:rsidRPr="009D7024" w:rsidRDefault="009D7024" w:rsidP="009D7024">
      <w:pPr>
        <w:pStyle w:val="ListParagraph"/>
        <w:numPr>
          <w:ilvl w:val="0"/>
          <w:numId w:val="30"/>
        </w:numPr>
        <w:autoSpaceDE w:val="0"/>
        <w:autoSpaceDN w:val="0"/>
        <w:adjustRightInd w:val="0"/>
        <w:spacing w:after="0" w:line="240" w:lineRule="auto"/>
        <w:rPr>
          <w:rFonts w:cs="Arial"/>
          <w:bCs/>
        </w:rPr>
      </w:pPr>
      <w:r w:rsidRPr="009D7024">
        <w:rPr>
          <w:rFonts w:cs="Arial"/>
          <w:bCs/>
        </w:rPr>
        <w:t>EUROCONTROL STANDARD DOCUMENT FOR RADAR DATA EXCHANGE Part 2a Transmission of Monoradar Data</w:t>
      </w:r>
      <w:r>
        <w:rPr>
          <w:rFonts w:cs="Arial"/>
          <w:bCs/>
        </w:rPr>
        <w:t xml:space="preserve"> </w:t>
      </w:r>
      <w:r w:rsidRPr="009D7024">
        <w:rPr>
          <w:rFonts w:cs="Arial"/>
          <w:bCs/>
        </w:rPr>
        <w:t>Target Reports</w:t>
      </w:r>
      <w:r w:rsidR="00710F2B">
        <w:rPr>
          <w:rFonts w:cs="Arial"/>
          <w:bCs/>
        </w:rPr>
        <w:t xml:space="preserve"> CAT01</w:t>
      </w:r>
      <w:r>
        <w:rPr>
          <w:rFonts w:cs="Arial"/>
          <w:bCs/>
        </w:rPr>
        <w:t xml:space="preserve"> </w:t>
      </w:r>
      <w:r w:rsidRPr="00E42F27">
        <w:rPr>
          <w:rFonts w:cs="Arial"/>
          <w:bCs/>
          <w:szCs w:val="28"/>
        </w:rPr>
        <w:t>SUR.ET1.ST05.2000-STD-02a-01</w:t>
      </w:r>
    </w:p>
    <w:p w:rsidR="00C1784C" w:rsidRPr="009D7024" w:rsidRDefault="009D7024" w:rsidP="009D7024">
      <w:pPr>
        <w:pStyle w:val="ListParagraph"/>
        <w:numPr>
          <w:ilvl w:val="0"/>
          <w:numId w:val="29"/>
        </w:numPr>
        <w:autoSpaceDE w:val="0"/>
        <w:autoSpaceDN w:val="0"/>
        <w:adjustRightInd w:val="0"/>
        <w:spacing w:after="0" w:line="240" w:lineRule="auto"/>
        <w:rPr>
          <w:rFonts w:ascii="Bembo-ExtraBold" w:hAnsi="Bembo-ExtraBold" w:cs="Bembo-ExtraBold"/>
          <w:b/>
          <w:bCs/>
        </w:rPr>
      </w:pPr>
      <w:r w:rsidRPr="009D7024">
        <w:rPr>
          <w:rFonts w:cs="Bembo-ExtraBold"/>
          <w:bCs/>
        </w:rPr>
        <w:t>Elementary Surveillance (ELS) and Enhanced Surveillance (EHS) Validation via Mode S Secondary Radar Surveillance (</w:t>
      </w:r>
      <w:r w:rsidRPr="009D7024">
        <w:rPr>
          <w:rFonts w:cs="Bodoni"/>
        </w:rPr>
        <w:t xml:space="preserve">MASSACHUSETTS INSTITUTE OF TECHNOLOGY </w:t>
      </w:r>
      <w:r w:rsidRPr="009D7024">
        <w:rPr>
          <w:rFonts w:cs="Bembo-ExtraBold"/>
          <w:bCs/>
        </w:rPr>
        <w:t>Project Report ATC-337)</w:t>
      </w:r>
    </w:p>
    <w:p w:rsidR="00983DC8" w:rsidRPr="00983DC8" w:rsidRDefault="00C1784C" w:rsidP="00C1784C">
      <w:pPr>
        <w:pStyle w:val="ListParagraph"/>
        <w:numPr>
          <w:ilvl w:val="0"/>
          <w:numId w:val="27"/>
        </w:numPr>
      </w:pPr>
      <w:r w:rsidRPr="009D7024">
        <w:t>Technical</w:t>
      </w:r>
      <w:r>
        <w:t xml:space="preserve"> Provisions for Mode S Services and Extended Squitter (ICAO DOC 9871 AN/464</w:t>
      </w:r>
      <w:r w:rsidR="008F42D4">
        <w:t>)</w:t>
      </w:r>
    </w:p>
    <w:p w:rsidR="00904187" w:rsidRDefault="00D611CC" w:rsidP="000E0490">
      <w:pPr>
        <w:pStyle w:val="Heading1"/>
        <w:jc w:val="center"/>
      </w:pPr>
      <w:bookmarkStart w:id="5" w:name="_Toc343086096"/>
      <w:r w:rsidRPr="00163F57">
        <w:t>Initial Setup</w:t>
      </w:r>
      <w:bookmarkEnd w:id="5"/>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lastRenderedPageBreak/>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D26FB" w:rsidP="002047E6">
      <w:pPr>
        <w:pStyle w:val="ListParagraph"/>
        <w:numPr>
          <w:ilvl w:val="1"/>
          <w:numId w:val="11"/>
        </w:numPr>
        <w:rPr>
          <w:b/>
          <w:i/>
        </w:rPr>
      </w:pPr>
      <w:r>
        <w:t>Draws</w:t>
      </w:r>
      <w:r w:rsidR="0012185D">
        <w:t xml:space="preserve">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D26FB" w:rsidP="0012185D">
      <w:pPr>
        <w:pStyle w:val="ListParagraph"/>
        <w:numPr>
          <w:ilvl w:val="1"/>
          <w:numId w:val="11"/>
        </w:numPr>
        <w:rPr>
          <w:b/>
          <w:i/>
        </w:rPr>
      </w:pPr>
      <w:r>
        <w:t xml:space="preserve">Draws </w:t>
      </w:r>
      <w:r w:rsidR="0012185D">
        <w:t xml:space="preserve">state borders. See the file for </w:t>
      </w:r>
      <w:r w:rsidR="00B14293">
        <w:t xml:space="preserve">the proper syntax and modify </w:t>
      </w:r>
      <w:r w:rsidR="00B65819">
        <w:t xml:space="preserve">as </w:t>
      </w:r>
      <w:r w:rsidR="0012185D">
        <w:t xml:space="preserve">needed. </w:t>
      </w:r>
      <w:r w:rsidR="00EA7211">
        <w:t>Provided</w:t>
      </w:r>
      <w:r w:rsidR="0012185D">
        <w:t xml:space="preserve"> data </w:t>
      </w:r>
      <w:r w:rsidR="00E64553">
        <w:t xml:space="preserve">was obtained </w:t>
      </w:r>
      <w:r w:rsidR="0012185D">
        <w:t xml:space="preserve">from </w:t>
      </w:r>
      <w:hyperlink r:id="rId11" w:history="1">
        <w:r w:rsidR="0012185D" w:rsidRPr="00157615">
          <w:rPr>
            <w:rStyle w:val="Hyperlink"/>
          </w:rPr>
          <w:t>http://www.gadm.org/country</w:t>
        </w:r>
      </w:hyperlink>
      <w:r w:rsidR="0012185D">
        <w:t>. Some manual modification is needed t</w:t>
      </w:r>
      <w:r w:rsidR="00E64553">
        <w:t>h</w:t>
      </w:r>
      <w:r w:rsidR="0012185D">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1D26FB" w:rsidP="00D611CC">
      <w:pPr>
        <w:pStyle w:val="ListParagraph"/>
        <w:numPr>
          <w:ilvl w:val="1"/>
          <w:numId w:val="11"/>
        </w:numPr>
        <w:rPr>
          <w:b/>
          <w:i/>
        </w:rPr>
      </w:pPr>
      <w:r>
        <w:t>Draws fixpoints</w:t>
      </w:r>
      <w:r w:rsidR="00F5594E">
        <w:t xml:space="preserve">. See the file for proper syntax and modify </w:t>
      </w:r>
      <w:r w:rsidR="00B83DE6">
        <w:t xml:space="preserve">as needed. </w:t>
      </w:r>
    </w:p>
    <w:p w:rsidR="00452CBD" w:rsidRPr="00B33975" w:rsidRDefault="00B83DE6" w:rsidP="003D6E9D">
      <w:pPr>
        <w:pStyle w:val="ListParagraph"/>
        <w:numPr>
          <w:ilvl w:val="2"/>
          <w:numId w:val="11"/>
        </w:numPr>
        <w:rPr>
          <w:b/>
          <w:i/>
        </w:rPr>
      </w:pPr>
      <w:r w:rsidRPr="00567AE7">
        <w:rPr>
          <w:b/>
          <w:i/>
        </w:rPr>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496C90" w:rsidRPr="00244FB6" w:rsidRDefault="001D26FB" w:rsidP="00496C90">
      <w:pPr>
        <w:pStyle w:val="ListParagraph"/>
        <w:numPr>
          <w:ilvl w:val="1"/>
          <w:numId w:val="11"/>
        </w:numPr>
        <w:rPr>
          <w:b/>
          <w:i/>
        </w:rPr>
      </w:pPr>
      <w:r>
        <w:t xml:space="preserve">Draws </w:t>
      </w:r>
      <w:r w:rsidR="00496C90">
        <w:t>runway and taxiway borders. See the file for the proper syntax and modify it as needed.</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lastRenderedPageBreak/>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C03DE3" w:rsidRDefault="00C03DE3">
      <w:pPr>
        <w:rPr>
          <w:rFonts w:asciiTheme="majorHAnsi" w:eastAsiaTheme="majorEastAsia" w:hAnsiTheme="majorHAnsi" w:cstheme="majorBidi"/>
          <w:b/>
          <w:bCs/>
          <w:color w:val="365F91" w:themeColor="accent1" w:themeShade="BF"/>
          <w:sz w:val="28"/>
          <w:szCs w:val="28"/>
        </w:rPr>
      </w:pPr>
      <w:bookmarkStart w:id="6" w:name="_Toc334523344"/>
      <w:r>
        <w:br w:type="page"/>
      </w:r>
    </w:p>
    <w:p w:rsidR="006F67E6" w:rsidRDefault="00E65400" w:rsidP="000E0490">
      <w:pPr>
        <w:pStyle w:val="Heading1"/>
        <w:jc w:val="center"/>
      </w:pPr>
      <w:bookmarkStart w:id="7" w:name="_Toc343086097"/>
      <w:r w:rsidRPr="00E65400">
        <w:lastRenderedPageBreak/>
        <w:t>Main Windows and Functionality</w:t>
      </w:r>
      <w:bookmarkEnd w:id="6"/>
      <w:bookmarkEnd w:id="7"/>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8" w:name="_Toc334523345"/>
      <w:bookmarkStart w:id="9" w:name="_Toc343086098"/>
      <w:r w:rsidRPr="000C291B">
        <w:t>Setting up a connection</w:t>
      </w:r>
      <w:bookmarkEnd w:id="8"/>
      <w:bookmarkEnd w:id="9"/>
    </w:p>
    <w:p w:rsidR="00D021E6" w:rsidRPr="00D021E6" w:rsidRDefault="00D021E6" w:rsidP="00D021E6"/>
    <w:p w:rsidR="005E338A" w:rsidRDefault="00FF4A3F"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10" w:name="_Toc341724325"/>
      <w:bookmarkStart w:id="11" w:name="_Toc341726181"/>
      <w:bookmarkStart w:id="12" w:name="_Toc343086099"/>
      <w:r w:rsidR="00BA1A5D">
        <w:rPr>
          <w:i/>
          <w:iCs/>
          <w:noProof/>
          <w:color w:val="808080" w:themeColor="text1" w:themeTint="7F"/>
        </w:rPr>
        <w:drawing>
          <wp:inline distT="0" distB="0" distL="0" distR="0">
            <wp:extent cx="2760345" cy="3407410"/>
            <wp:effectExtent l="0" t="0" r="0" b="0"/>
            <wp:docPr id="16" name="Picture 16" descr="C:\Users\CAAS\Desktop\Release\Connection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Release\Connection Settings.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0345" cy="3407410"/>
                    </a:xfrm>
                    <a:prstGeom prst="rect">
                      <a:avLst/>
                    </a:prstGeom>
                    <a:noFill/>
                    <a:ln>
                      <a:noFill/>
                    </a:ln>
                  </pic:spPr>
                </pic:pic>
              </a:graphicData>
            </a:graphic>
          </wp:inline>
        </w:drawing>
      </w:r>
      <w:bookmarkEnd w:id="10"/>
      <w:bookmarkEnd w:id="11"/>
      <w:bookmarkEnd w:id="12"/>
    </w:p>
    <w:p w:rsidR="00352653" w:rsidRDefault="00352653" w:rsidP="004B491D">
      <w:pPr>
        <w:pStyle w:val="Heading3"/>
        <w:jc w:val="center"/>
      </w:pPr>
      <w:bookmarkStart w:id="13" w:name="_Toc334523346"/>
      <w:bookmarkStart w:id="14" w:name="_Toc336514066"/>
      <w:bookmarkStart w:id="15" w:name="_Toc343086100"/>
      <w:r>
        <w:t>Figure 1: Connection Screen</w:t>
      </w:r>
      <w:bookmarkEnd w:id="13"/>
      <w:bookmarkEnd w:id="14"/>
      <w:bookmarkEnd w:id="15"/>
    </w:p>
    <w:p w:rsidR="000C291B" w:rsidRDefault="000C291B" w:rsidP="00272081"/>
    <w:p w:rsidR="00086A08" w:rsidRDefault="00086A08" w:rsidP="00086A08">
      <w:pPr>
        <w:ind w:firstLine="720"/>
      </w:pPr>
      <w:r>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w:t>
      </w:r>
      <w:r>
        <w:lastRenderedPageBreak/>
        <w:t xml:space="preserve">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086A08" w:rsidRPr="00283843" w:rsidRDefault="00912F9E" w:rsidP="00283843">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D8482D" w:rsidRDefault="0012005C" w:rsidP="00D8482D">
      <w:pPr>
        <w:pStyle w:val="Heading1"/>
        <w:jc w:val="center"/>
      </w:pPr>
      <w:bookmarkStart w:id="16" w:name="_Toc334523347"/>
      <w:bookmarkStart w:id="17" w:name="_Toc343086101"/>
      <w:r w:rsidRPr="0012005C">
        <w:t xml:space="preserve">Start </w:t>
      </w:r>
      <w:r w:rsidR="00726791">
        <w:t xml:space="preserve">processing </w:t>
      </w:r>
      <w:r w:rsidRPr="0012005C">
        <w:t>data</w:t>
      </w:r>
      <w:bookmarkEnd w:id="16"/>
      <w:bookmarkEnd w:id="17"/>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22C3E">
        <w:t>.</w:t>
      </w:r>
    </w:p>
    <w:p w:rsidR="00770A9A" w:rsidRDefault="00770A9A" w:rsidP="00770A9A">
      <w:pPr>
        <w:pStyle w:val="ListParagraph"/>
        <w:ind w:left="0"/>
      </w:pPr>
    </w:p>
    <w:p w:rsidR="00770A9A" w:rsidRDefault="000A7058" w:rsidP="004B491D">
      <w:pPr>
        <w:pStyle w:val="Heading3"/>
        <w:jc w:val="center"/>
      </w:pPr>
      <w:r>
        <w:rPr>
          <w:noProof/>
        </w:rPr>
        <w:drawing>
          <wp:inline distT="0" distB="0" distL="0" distR="0">
            <wp:extent cx="6838950" cy="4088920"/>
            <wp:effectExtent l="19050" t="0" r="0" b="0"/>
            <wp:docPr id="6" name="Picture 2" descr="C:\Users\bhdca\Desktop\ScreenHunter_01 Dec. 12 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1 Dec. 12 14.01.jpg"/>
                    <pic:cNvPicPr>
                      <a:picLocks noChangeAspect="1" noChangeArrowheads="1"/>
                    </pic:cNvPicPr>
                  </pic:nvPicPr>
                  <pic:blipFill>
                    <a:blip r:embed="rId9" cstate="print"/>
                    <a:srcRect/>
                    <a:stretch>
                      <a:fillRect/>
                    </a:stretch>
                  </pic:blipFill>
                  <pic:spPr bwMode="auto">
                    <a:xfrm>
                      <a:off x="0" y="0"/>
                      <a:ext cx="6840909" cy="4090091"/>
                    </a:xfrm>
                    <a:prstGeom prst="rect">
                      <a:avLst/>
                    </a:prstGeom>
                    <a:noFill/>
                    <a:ln w="9525">
                      <a:noFill/>
                      <a:miter lim="800000"/>
                      <a:headEnd/>
                      <a:tailEnd/>
                    </a:ln>
                  </pic:spPr>
                </pic:pic>
              </a:graphicData>
            </a:graphic>
          </wp:inline>
        </w:drawing>
      </w:r>
    </w:p>
    <w:p w:rsidR="00E65400" w:rsidRDefault="00352653" w:rsidP="004B491D">
      <w:pPr>
        <w:pStyle w:val="Heading3"/>
        <w:jc w:val="center"/>
      </w:pPr>
      <w:bookmarkStart w:id="18" w:name="_Toc336514067"/>
      <w:bookmarkStart w:id="19" w:name="_Toc343086102"/>
      <w:r>
        <w:t xml:space="preserve">Figure 2: Main </w:t>
      </w:r>
      <w:r w:rsidR="00EF5DA7">
        <w:t xml:space="preserve">Display </w:t>
      </w:r>
      <w:r>
        <w:t>Window</w:t>
      </w:r>
      <w:bookmarkEnd w:id="18"/>
      <w:r w:rsidR="008F2BCD">
        <w:t>, with full screen selected</w:t>
      </w:r>
      <w:bookmarkEnd w:id="19"/>
    </w:p>
    <w:p w:rsidR="00022C3E" w:rsidRDefault="00022C3E"/>
    <w:p w:rsidR="00022C3E" w:rsidRDefault="00022C3E" w:rsidP="00022C3E">
      <w:pPr>
        <w:pStyle w:val="ListParagraph"/>
        <w:numPr>
          <w:ilvl w:val="0"/>
          <w:numId w:val="21"/>
        </w:numPr>
      </w:pPr>
      <w:r>
        <w:t>The map center can be adjusted either by using GUI buttons or using UP/DOWN/LEFT/RIGHT keyboard keys.</w:t>
      </w:r>
    </w:p>
    <w:p w:rsidR="00863199" w:rsidRDefault="00022C3E" w:rsidP="00022C3E">
      <w:pPr>
        <w:pStyle w:val="ListParagraph"/>
        <w:numPr>
          <w:ilvl w:val="0"/>
          <w:numId w:val="21"/>
        </w:numPr>
      </w:pPr>
      <w:r>
        <w:lastRenderedPageBreak/>
        <w:t>Zoom IN and Zoom OUT can be adjusted either by GUI buttons or +/- keyboard keys.</w:t>
      </w:r>
    </w:p>
    <w:p w:rsidR="00F93B0A" w:rsidRDefault="00863199" w:rsidP="007C7D07">
      <w:pPr>
        <w:pStyle w:val="ListParagraph"/>
        <w:numPr>
          <w:ilvl w:val="0"/>
          <w:numId w:val="21"/>
        </w:numPr>
        <w:rPr>
          <w:i/>
          <w:u w:val="single"/>
        </w:rPr>
      </w:pPr>
      <w:r w:rsidRPr="00863199">
        <w:rPr>
          <w:i/>
          <w:u w:val="single"/>
        </w:rPr>
        <w:t>Recommended way to move the map and control ZOOM is to use the middle mouse button. By moving a mouse while holding middle button the map can be moved. By clicking anywhere on the map and scrolling the middle button</w:t>
      </w:r>
      <w:r w:rsidR="00A55012">
        <w:rPr>
          <w:i/>
          <w:u w:val="single"/>
        </w:rPr>
        <w:t xml:space="preserve"> (forward and backward) the</w:t>
      </w:r>
      <w:r w:rsidRPr="00863199">
        <w:rPr>
          <w:i/>
          <w:u w:val="single"/>
        </w:rPr>
        <w:t xml:space="preserve"> zoom is increased or decreased.</w:t>
      </w:r>
    </w:p>
    <w:p w:rsidR="003174DD" w:rsidRDefault="003174DD" w:rsidP="00F93B0A">
      <w:pPr>
        <w:rPr>
          <w:b/>
        </w:rPr>
      </w:pPr>
    </w:p>
    <w:p w:rsidR="007C7D07" w:rsidRPr="00F93B0A" w:rsidRDefault="007C7D07" w:rsidP="00F93B0A">
      <w:pPr>
        <w:rPr>
          <w:i/>
          <w:u w:val="single"/>
        </w:rPr>
      </w:pPr>
      <w:r w:rsidRPr="00F93B0A">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3"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20" w:name="_Toc343086103"/>
      <w:r>
        <w:t>Figure 3: Main Display Window (DISPLAY FROZEN)</w:t>
      </w:r>
      <w:bookmarkEnd w:id="20"/>
    </w:p>
    <w:p w:rsidR="00F55588" w:rsidRPr="00F55588" w:rsidRDefault="00F55588" w:rsidP="00F55588"/>
    <w:p w:rsidR="00EF5DA7" w:rsidRDefault="00277C18" w:rsidP="004B491D">
      <w:pPr>
        <w:pStyle w:val="Heading3"/>
        <w:jc w:val="center"/>
      </w:pPr>
      <w:bookmarkStart w:id="21" w:name="_Toc341724331"/>
      <w:bookmarkStart w:id="22" w:name="_Toc341726187"/>
      <w:r>
        <w:rPr>
          <w:noProof/>
        </w:rPr>
        <w:lastRenderedPageBreak/>
        <w:drawing>
          <wp:inline distT="0" distB="0" distL="0" distR="0">
            <wp:extent cx="6883879" cy="4381923"/>
            <wp:effectExtent l="0" t="0" r="0" b="0"/>
            <wp:docPr id="28" name="Picture 28" descr="C:\Users\CAAS\Desktop\Release\Capture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Release\Capture window.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84212" cy="4382135"/>
                    </a:xfrm>
                    <a:prstGeom prst="rect">
                      <a:avLst/>
                    </a:prstGeom>
                    <a:noFill/>
                    <a:ln>
                      <a:noFill/>
                    </a:ln>
                  </pic:spPr>
                </pic:pic>
              </a:graphicData>
            </a:graphic>
          </wp:inline>
        </w:drawing>
      </w:r>
      <w:bookmarkEnd w:id="21"/>
      <w:bookmarkEnd w:id="22"/>
    </w:p>
    <w:p w:rsidR="00EF5DA7" w:rsidRDefault="007626A6" w:rsidP="004B491D">
      <w:pPr>
        <w:pStyle w:val="Heading3"/>
        <w:jc w:val="center"/>
      </w:pPr>
      <w:bookmarkStart w:id="23" w:name="_Toc336514068"/>
      <w:bookmarkStart w:id="24" w:name="_Toc343086104"/>
      <w:r>
        <w:t>Figure 4</w:t>
      </w:r>
      <w:r w:rsidR="00EF5DA7">
        <w:t>: Main Capture Window</w:t>
      </w:r>
      <w:bookmarkEnd w:id="23"/>
      <w:bookmarkEnd w:id="24"/>
    </w:p>
    <w:p w:rsidR="004B491D" w:rsidRPr="004B491D" w:rsidRDefault="004B491D" w:rsidP="004B491D"/>
    <w:p w:rsidR="00A6064C" w:rsidRDefault="00EA7126" w:rsidP="009B20F1">
      <w:pPr>
        <w:ind w:firstLine="720"/>
      </w:pPr>
      <w:r>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5" w:name="_Toc334523348"/>
      <w:bookmarkStart w:id="26" w:name="_Toc343086105"/>
      <w:r w:rsidRPr="002715E1">
        <w:t>Data Item Presence</w:t>
      </w:r>
      <w:bookmarkEnd w:id="25"/>
      <w:bookmarkEnd w:id="26"/>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4869BE" w:rsidP="004B491D">
      <w:pPr>
        <w:pStyle w:val="Heading3"/>
        <w:jc w:val="center"/>
      </w:pPr>
      <w:bookmarkStart w:id="27" w:name="_Toc341724334"/>
      <w:bookmarkStart w:id="28" w:name="_Toc341726190"/>
      <w:bookmarkStart w:id="29" w:name="_Toc334523349"/>
      <w:bookmarkStart w:id="30" w:name="_Toc336514069"/>
      <w:r>
        <w:rPr>
          <w:rFonts w:ascii="Tahoma" w:hAnsi="Tahoma" w:cs="Tahoma"/>
          <w:i/>
          <w:iCs/>
          <w:noProof/>
          <w:sz w:val="16"/>
          <w:szCs w:val="16"/>
        </w:rPr>
        <w:drawing>
          <wp:inline distT="0" distB="0" distL="0" distR="0">
            <wp:extent cx="4278630" cy="4718685"/>
            <wp:effectExtent l="0" t="0" r="0" b="0"/>
            <wp:docPr id="30" name="Picture 30" descr="C:\Users\CAAS\Desktop\Release\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Release\Data Item Presence.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78630" cy="4718685"/>
                    </a:xfrm>
                    <a:prstGeom prst="rect">
                      <a:avLst/>
                    </a:prstGeom>
                    <a:noFill/>
                    <a:ln>
                      <a:noFill/>
                    </a:ln>
                  </pic:spPr>
                </pic:pic>
              </a:graphicData>
            </a:graphic>
          </wp:inline>
        </w:drawing>
      </w:r>
      <w:bookmarkEnd w:id="27"/>
      <w:bookmarkEnd w:id="28"/>
    </w:p>
    <w:p w:rsidR="007328E0" w:rsidRDefault="008B7799" w:rsidP="004B491D">
      <w:pPr>
        <w:pStyle w:val="Heading3"/>
        <w:jc w:val="center"/>
      </w:pPr>
      <w:bookmarkStart w:id="31" w:name="_Toc343086106"/>
      <w:r>
        <w:t>Figure 5</w:t>
      </w:r>
      <w:r w:rsidR="002715E1">
        <w:t xml:space="preserve">: Data Item </w:t>
      </w:r>
      <w:r w:rsidR="007328E0">
        <w:t>presences</w:t>
      </w:r>
      <w:bookmarkEnd w:id="29"/>
      <w:bookmarkEnd w:id="30"/>
      <w:bookmarkEnd w:id="31"/>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32" w:name="_Toc334523350"/>
      <w:bookmarkStart w:id="33" w:name="_Toc343086107"/>
      <w:r w:rsidRPr="002715E1">
        <w:t>Data Item View</w:t>
      </w:r>
      <w:bookmarkEnd w:id="32"/>
      <w:bookmarkEnd w:id="33"/>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CE7195" w:rsidP="004B491D">
      <w:pPr>
        <w:pStyle w:val="Heading3"/>
        <w:jc w:val="center"/>
      </w:pPr>
      <w:bookmarkStart w:id="34" w:name="_Toc341724337"/>
      <w:bookmarkStart w:id="35" w:name="_Toc341726193"/>
      <w:r>
        <w:rPr>
          <w:i/>
          <w:iCs/>
          <w:noProof/>
          <w:color w:val="808080" w:themeColor="text1" w:themeTint="7F"/>
        </w:rPr>
        <w:drawing>
          <wp:inline distT="0" distB="0" distL="0" distR="0">
            <wp:extent cx="4502988" cy="3864634"/>
            <wp:effectExtent l="0" t="0" r="0" b="0"/>
            <wp:docPr id="32" name="Picture 32" descr="C:\Users\CAAS\Desktop\Release\Deatalied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AS\Desktop\Release\Deatalied Item view.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2988" cy="3864634"/>
                    </a:xfrm>
                    <a:prstGeom prst="rect">
                      <a:avLst/>
                    </a:prstGeom>
                    <a:noFill/>
                    <a:ln>
                      <a:noFill/>
                    </a:ln>
                  </pic:spPr>
                </pic:pic>
              </a:graphicData>
            </a:graphic>
          </wp:inline>
        </w:drawing>
      </w:r>
      <w:bookmarkEnd w:id="34"/>
      <w:bookmarkEnd w:id="35"/>
    </w:p>
    <w:p w:rsidR="002715E1" w:rsidRDefault="008B7799" w:rsidP="004B491D">
      <w:pPr>
        <w:pStyle w:val="Heading3"/>
        <w:jc w:val="center"/>
      </w:pPr>
      <w:bookmarkStart w:id="36" w:name="_Toc334523351"/>
      <w:bookmarkStart w:id="37" w:name="_Toc336514070"/>
      <w:bookmarkStart w:id="38" w:name="_Toc343086108"/>
      <w:r>
        <w:t>Figure 6</w:t>
      </w:r>
      <w:r w:rsidR="00475FA7">
        <w:t>: Data Item View</w:t>
      </w:r>
      <w:bookmarkEnd w:id="36"/>
      <w:bookmarkEnd w:id="37"/>
      <w:bookmarkEnd w:id="38"/>
    </w:p>
    <w:p w:rsidR="00475FA7" w:rsidRPr="00475FA7" w:rsidRDefault="00475FA7" w:rsidP="00AF456A">
      <w:r>
        <w:br w:type="page"/>
      </w:r>
    </w:p>
    <w:p w:rsidR="00D021E6" w:rsidRDefault="002715E1" w:rsidP="00D021E6">
      <w:pPr>
        <w:pStyle w:val="Heading1"/>
        <w:jc w:val="center"/>
      </w:pPr>
      <w:bookmarkStart w:id="39" w:name="_Toc334523352"/>
      <w:bookmarkStart w:id="40" w:name="_Toc343086109"/>
      <w:r>
        <w:lastRenderedPageBreak/>
        <w:t>View by</w:t>
      </w:r>
      <w:r w:rsidR="00D021E6">
        <w:t xml:space="preserve"> Mode-A</w:t>
      </w:r>
      <w:r w:rsidR="00B55A99" w:rsidRPr="002715E1">
        <w:t xml:space="preserve"> Code</w:t>
      </w:r>
      <w:bookmarkEnd w:id="39"/>
      <w:bookmarkEnd w:id="40"/>
    </w:p>
    <w:p w:rsidR="00C97478" w:rsidRPr="00C97478" w:rsidRDefault="00C97478" w:rsidP="00D6138B"/>
    <w:p w:rsidR="002715E1" w:rsidRPr="002715E1" w:rsidRDefault="0093227D" w:rsidP="0058033F">
      <w:pPr>
        <w:pStyle w:val="Heading3"/>
        <w:jc w:val="center"/>
      </w:pPr>
      <w:bookmarkStart w:id="41" w:name="_Toc341724340"/>
      <w:bookmarkStart w:id="42" w:name="_Toc341726196"/>
      <w:r>
        <w:rPr>
          <w:noProof/>
        </w:rPr>
        <w:drawing>
          <wp:inline distT="0" distB="0" distL="0" distR="0">
            <wp:extent cx="4123690" cy="4554855"/>
            <wp:effectExtent l="0" t="0" r="0" b="0"/>
            <wp:docPr id="35" name="Picture 35" descr="C:\Users\CAAS\Desktop\Release\Data By Mode A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AS\Desktop\Release\Data By Mode A code.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3690" cy="4554855"/>
                    </a:xfrm>
                    <a:prstGeom prst="rect">
                      <a:avLst/>
                    </a:prstGeom>
                    <a:noFill/>
                    <a:ln>
                      <a:noFill/>
                    </a:ln>
                  </pic:spPr>
                </pic:pic>
              </a:graphicData>
            </a:graphic>
          </wp:inline>
        </w:drawing>
      </w:r>
      <w:bookmarkEnd w:id="41"/>
      <w:bookmarkEnd w:id="42"/>
    </w:p>
    <w:p w:rsidR="001A1D5D" w:rsidRPr="00475FA7" w:rsidRDefault="001E7E98" w:rsidP="00913D1C">
      <w:pPr>
        <w:pStyle w:val="Heading3"/>
        <w:jc w:val="center"/>
      </w:pPr>
      <w:bookmarkStart w:id="43" w:name="_Toc334523353"/>
      <w:bookmarkStart w:id="44" w:name="_Toc336514071"/>
      <w:bookmarkStart w:id="45" w:name="_Toc343086110"/>
      <w:r>
        <w:t>Figure 7</w:t>
      </w:r>
      <w:r w:rsidR="00475FA7">
        <w:t xml:space="preserve">: View data by </w:t>
      </w:r>
      <w:r w:rsidR="00AF6615">
        <w:t>SSR</w:t>
      </w:r>
      <w:r w:rsidR="00475FA7">
        <w:t xml:space="preserve"> code</w:t>
      </w:r>
      <w:bookmarkEnd w:id="43"/>
      <w:bookmarkEnd w:id="44"/>
      <w:bookmarkEnd w:id="45"/>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46" w:name="_Toc334523354"/>
      <w:bookmarkStart w:id="47" w:name="_Toc343086111"/>
      <w:r w:rsidRPr="002715E1">
        <w:lastRenderedPageBreak/>
        <w:t>Export</w:t>
      </w:r>
      <w:bookmarkEnd w:id="46"/>
      <w:r w:rsidR="0058033F">
        <w:t xml:space="preserve"> (Earth Plot or GePath)</w:t>
      </w:r>
      <w:bookmarkEnd w:id="47"/>
    </w:p>
    <w:p w:rsidR="00D30436" w:rsidRPr="00D30436" w:rsidRDefault="00D30436" w:rsidP="002715E1"/>
    <w:p w:rsidR="002715E1" w:rsidRDefault="00924616" w:rsidP="00913D1C">
      <w:pPr>
        <w:pStyle w:val="Heading3"/>
        <w:jc w:val="center"/>
      </w:pPr>
      <w:bookmarkStart w:id="48" w:name="_Toc341724343"/>
      <w:bookmarkStart w:id="49" w:name="_Toc341726199"/>
      <w:r>
        <w:rPr>
          <w:i/>
          <w:iCs/>
          <w:noProof/>
          <w:color w:val="808080" w:themeColor="text1" w:themeTint="7F"/>
        </w:rPr>
        <w:drawing>
          <wp:inline distT="0" distB="0" distL="0" distR="0">
            <wp:extent cx="3252470" cy="802005"/>
            <wp:effectExtent l="0" t="0" r="0" b="0"/>
            <wp:docPr id="37" name="Picture 37" descr="C:\Users\CAAS\Desktop\Release\Google Erth 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AS\Desktop\Release\Google Erth Exporter.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2470" cy="802005"/>
                    </a:xfrm>
                    <a:prstGeom prst="rect">
                      <a:avLst/>
                    </a:prstGeom>
                    <a:noFill/>
                    <a:ln>
                      <a:noFill/>
                    </a:ln>
                  </pic:spPr>
                </pic:pic>
              </a:graphicData>
            </a:graphic>
          </wp:inline>
        </w:drawing>
      </w:r>
      <w:bookmarkEnd w:id="48"/>
      <w:bookmarkEnd w:id="49"/>
    </w:p>
    <w:p w:rsidR="002715E1" w:rsidRDefault="007038D9" w:rsidP="00913D1C">
      <w:pPr>
        <w:pStyle w:val="Heading3"/>
        <w:jc w:val="center"/>
      </w:pPr>
      <w:bookmarkStart w:id="50" w:name="_Toc334523355"/>
      <w:bookmarkStart w:id="51" w:name="_Toc336514072"/>
      <w:bookmarkStart w:id="52" w:name="_Toc343086112"/>
      <w:r>
        <w:t>Figure 8</w:t>
      </w:r>
      <w:r w:rsidR="00AF6615">
        <w:t>: Ex</w:t>
      </w:r>
      <w:r w:rsidR="00D3719D">
        <w:t>port to Earth Plot format by Mode-A</w:t>
      </w:r>
      <w:r w:rsidR="00AF6615">
        <w:t xml:space="preserve"> code</w:t>
      </w:r>
      <w:bookmarkEnd w:id="50"/>
      <w:bookmarkEnd w:id="51"/>
      <w:bookmarkEnd w:id="52"/>
    </w:p>
    <w:p w:rsidR="00913D1C" w:rsidRPr="00913D1C" w:rsidRDefault="00913D1C" w:rsidP="00913D1C"/>
    <w:p w:rsidR="00AF6615" w:rsidRPr="00913D1C" w:rsidRDefault="00621039" w:rsidP="00913D1C">
      <w:pPr>
        <w:pStyle w:val="Heading3"/>
        <w:jc w:val="center"/>
      </w:pPr>
      <w:bookmarkStart w:id="53" w:name="_Toc341724345"/>
      <w:bookmarkStart w:id="54" w:name="_Toc341726201"/>
      <w:r>
        <w:rPr>
          <w:i/>
          <w:iCs/>
          <w:noProof/>
          <w:color w:val="808080" w:themeColor="text1" w:themeTint="7F"/>
        </w:rPr>
        <w:drawing>
          <wp:inline distT="0" distB="0" distL="0" distR="0">
            <wp:extent cx="7047781" cy="4416725"/>
            <wp:effectExtent l="0" t="0" r="0" b="0"/>
            <wp:docPr id="56" name="Picture 56" descr="C:\Users\CAAS\Desktop\Release\DHL-ADRIA Landing at Saraj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AS\Desktop\Release\DHL-ADRIA Landing at Sarajevo.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48020" cy="4416875"/>
                    </a:xfrm>
                    <a:prstGeom prst="rect">
                      <a:avLst/>
                    </a:prstGeom>
                    <a:noFill/>
                    <a:ln>
                      <a:noFill/>
                    </a:ln>
                  </pic:spPr>
                </pic:pic>
              </a:graphicData>
            </a:graphic>
          </wp:inline>
        </w:drawing>
      </w:r>
      <w:bookmarkEnd w:id="53"/>
      <w:bookmarkEnd w:id="54"/>
    </w:p>
    <w:p w:rsidR="009737C5" w:rsidRDefault="007038D9" w:rsidP="008527AA">
      <w:pPr>
        <w:pStyle w:val="Heading3"/>
        <w:jc w:val="center"/>
        <w:rPr>
          <w:noProof/>
        </w:rPr>
      </w:pPr>
      <w:bookmarkStart w:id="55" w:name="_Toc334523356"/>
      <w:bookmarkStart w:id="56" w:name="_Toc336514073"/>
      <w:bookmarkStart w:id="57" w:name="_Toc343086113"/>
      <w:r>
        <w:rPr>
          <w:noProof/>
        </w:rPr>
        <w:t>Figure 9</w:t>
      </w:r>
      <w:r w:rsidR="002C3D9E" w:rsidRPr="002C3D9E">
        <w:rPr>
          <w:noProof/>
        </w:rPr>
        <w:t>: 3D</w:t>
      </w:r>
      <w:r w:rsidR="0091325D" w:rsidRPr="002C3D9E">
        <w:rPr>
          <w:noProof/>
        </w:rPr>
        <w:t xml:space="preserve"> e</w:t>
      </w:r>
      <w:r w:rsidR="00621039">
        <w:rPr>
          <w:noProof/>
        </w:rPr>
        <w:t>xample in Google Earth of two</w:t>
      </w:r>
      <w:bookmarkEnd w:id="55"/>
      <w:bookmarkEnd w:id="56"/>
      <w:r w:rsidR="00DC4F38">
        <w:rPr>
          <w:noProof/>
        </w:rPr>
        <w:t xml:space="preserve"> (black and pink)</w:t>
      </w:r>
      <w:r w:rsidR="00621039">
        <w:rPr>
          <w:noProof/>
        </w:rPr>
        <w:t xml:space="preserve"> landings at Sarajevo airpot.</w:t>
      </w:r>
      <w:bookmarkEnd w:id="57"/>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lastRenderedPageBreak/>
        <w:t xml:space="preserve">Auto generated file is upon Exporting placed in </w:t>
      </w:r>
      <w:r>
        <w:rPr>
          <w:b/>
          <w:i/>
        </w:rPr>
        <w:t>C:\ASTERIX\</w:t>
      </w:r>
      <w:r w:rsidRPr="00747099">
        <w:rPr>
          <w:b/>
          <w:i/>
        </w:rPr>
        <w:t>Asterix_Export.txt</w:t>
      </w:r>
      <w:r>
        <w:rPr>
          <w:b/>
          <w:i/>
        </w:rPr>
        <w:t>.</w:t>
      </w:r>
      <w:bookmarkStart w:id="58" w:name="_Toc334523357"/>
    </w:p>
    <w:p w:rsidR="002E6613" w:rsidRDefault="002E6613" w:rsidP="000E0490">
      <w:pPr>
        <w:pStyle w:val="Heading1"/>
        <w:jc w:val="center"/>
        <w:rPr>
          <w:noProof/>
        </w:rPr>
      </w:pPr>
      <w:bookmarkStart w:id="59" w:name="_Toc343086114"/>
      <w:r>
        <w:rPr>
          <w:noProof/>
        </w:rPr>
        <w:t>Live Display in Google Earth</w:t>
      </w:r>
      <w:bookmarkEnd w:id="59"/>
    </w:p>
    <w:p w:rsidR="002E6613" w:rsidRDefault="002E6613" w:rsidP="002E6613"/>
    <w:p w:rsidR="00B34F23" w:rsidRDefault="00A0632C" w:rsidP="00A0632C">
      <w:pPr>
        <w:jc w:val="center"/>
      </w:pPr>
      <w:r w:rsidRPr="00A0632C">
        <w:rPr>
          <w:rStyle w:val="SubtleEmphasis"/>
          <w:noProof/>
        </w:rPr>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0"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60" w:name="_Toc343086115"/>
      <w:r>
        <w:t>Figure 10</w:t>
      </w:r>
      <w:r w:rsidR="001C20A9">
        <w:t xml:space="preserve">: Live </w:t>
      </w:r>
      <w:r w:rsidR="00760220">
        <w:t xml:space="preserve">traffic </w:t>
      </w:r>
      <w:r w:rsidR="001C20A9">
        <w:t>display in Google Earth</w:t>
      </w:r>
      <w:bookmarkEnd w:id="60"/>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7A16" w:rsidP="00DE37D5">
      <w:pPr>
        <w:jc w:val="center"/>
      </w:pPr>
      <w:r>
        <w:rPr>
          <w:noProof/>
        </w:rPr>
        <w:lastRenderedPageBreak/>
        <w:drawing>
          <wp:inline distT="0" distB="0" distL="0" distR="0">
            <wp:extent cx="3329940" cy="1569720"/>
            <wp:effectExtent l="0" t="0" r="0" b="0"/>
            <wp:docPr id="38" name="Picture 38" descr="C:\Users\CAAS\Desktop\Release\Google Earth 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AS\Desktop\Release\Google Earth provider.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9940" cy="1569720"/>
                    </a:xfrm>
                    <a:prstGeom prst="rect">
                      <a:avLst/>
                    </a:prstGeom>
                    <a:noFill/>
                    <a:ln>
                      <a:noFill/>
                    </a:ln>
                  </pic:spPr>
                </pic:pic>
              </a:graphicData>
            </a:graphic>
          </wp:inline>
        </w:drawing>
      </w:r>
    </w:p>
    <w:p w:rsidR="00561D13" w:rsidRPr="00561D13" w:rsidRDefault="00E05BE6" w:rsidP="00BD3415">
      <w:pPr>
        <w:pStyle w:val="Heading3"/>
        <w:jc w:val="center"/>
      </w:pPr>
      <w:bookmarkStart w:id="61" w:name="_Toc343086116"/>
      <w:r>
        <w:t>Figure 11</w:t>
      </w:r>
      <w:r w:rsidR="00DE37D5">
        <w:t>: Setting</w:t>
      </w:r>
      <w:r w:rsidR="00561D13">
        <w:t>s of Google Earth</w:t>
      </w:r>
      <w:bookmarkEnd w:id="61"/>
    </w:p>
    <w:p w:rsidR="009737C5" w:rsidRDefault="005F2D9A" w:rsidP="000E0490">
      <w:pPr>
        <w:pStyle w:val="Heading1"/>
        <w:jc w:val="center"/>
        <w:rPr>
          <w:noProof/>
        </w:rPr>
      </w:pPr>
      <w:bookmarkStart w:id="62" w:name="_Toc343086117"/>
      <w:r>
        <w:rPr>
          <w:noProof/>
        </w:rPr>
        <w:t xml:space="preserve">Local </w:t>
      </w:r>
      <w:r w:rsidR="009737C5" w:rsidRPr="009737C5">
        <w:rPr>
          <w:noProof/>
        </w:rPr>
        <w:t>Plot</w:t>
      </w:r>
      <w:r w:rsidR="00112CBB">
        <w:rPr>
          <w:noProof/>
        </w:rPr>
        <w:t>/Track</w:t>
      </w:r>
      <w:r w:rsidR="009737C5" w:rsidRPr="009737C5">
        <w:rPr>
          <w:noProof/>
        </w:rPr>
        <w:t xml:space="preserve"> Display</w:t>
      </w:r>
      <w:bookmarkEnd w:id="58"/>
      <w:bookmarkEnd w:id="62"/>
    </w:p>
    <w:p w:rsidR="0047542C" w:rsidRPr="0047542C" w:rsidRDefault="0047542C" w:rsidP="0047542C"/>
    <w:p w:rsidR="000331D7" w:rsidRPr="00760220" w:rsidRDefault="005F2D9A" w:rsidP="00AC0E18">
      <w:pPr>
        <w:ind w:firstLine="720"/>
        <w:rPr>
          <w:b/>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760220">
        <w:rPr>
          <w:b/>
          <w:noProof/>
          <w:u w:val="single"/>
        </w:rPr>
        <w:t>Note</w:t>
      </w:r>
      <w:r w:rsidR="003A4B21" w:rsidRPr="00760220">
        <w:rPr>
          <w:b/>
          <w:noProof/>
          <w:u w:val="single"/>
        </w:rPr>
        <w:t>: I</w:t>
      </w:r>
      <w:r w:rsidR="00E02922" w:rsidRPr="00760220">
        <w:rPr>
          <w:b/>
          <w:noProof/>
          <w:u w:val="single"/>
        </w:rPr>
        <w:t>n the case no Nort</w:t>
      </w:r>
      <w:r w:rsidR="003A4B21" w:rsidRPr="00760220">
        <w:rPr>
          <w:b/>
          <w:noProof/>
          <w:u w:val="single"/>
        </w:rPr>
        <w:t>h Mark message is available</w:t>
      </w:r>
      <w:r w:rsidR="00E02922" w:rsidRPr="00760220">
        <w:rPr>
          <w:b/>
          <w:noProof/>
          <w:u w:val="single"/>
        </w:rPr>
        <w:t xml:space="preserve"> </w:t>
      </w:r>
      <w:r w:rsidR="00E02922" w:rsidRPr="00760220">
        <w:rPr>
          <w:b/>
          <w:i/>
          <w:noProof/>
          <w:u w:val="single"/>
        </w:rPr>
        <w:t xml:space="preserve">“Sync to NM” </w:t>
      </w:r>
      <w:r w:rsidR="00E02922" w:rsidRPr="00760220">
        <w:rPr>
          <w:b/>
          <w:noProof/>
          <w:u w:val="single"/>
        </w:rPr>
        <w:t>has to b</w:t>
      </w:r>
      <w:r w:rsidR="008D462F" w:rsidRPr="00760220">
        <w:rPr>
          <w:b/>
          <w:noProof/>
          <w:u w:val="single"/>
        </w:rPr>
        <w:t>e unchecked in order to see Plots/Tracks</w:t>
      </w:r>
      <w:r w:rsidR="00E02922" w:rsidRPr="00760220">
        <w:rPr>
          <w:b/>
          <w:noProof/>
          <w:u w:val="single"/>
        </w:rPr>
        <w:t>.</w:t>
      </w:r>
      <w:r w:rsidR="00760220">
        <w:rPr>
          <w:b/>
          <w:noProof/>
          <w:u w:val="single"/>
        </w:rPr>
        <w:t xml:space="preserve"> As the application is looking for one to update the display.</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DE7A16" w:rsidP="00913D1C">
      <w:pPr>
        <w:pStyle w:val="Heading3"/>
        <w:jc w:val="center"/>
        <w:rPr>
          <w:noProof/>
        </w:rPr>
      </w:pPr>
      <w:bookmarkStart w:id="63" w:name="_Toc341724351"/>
      <w:bookmarkStart w:id="64" w:name="_Toc341726207"/>
      <w:r>
        <w:rPr>
          <w:i/>
          <w:iCs/>
          <w:noProof/>
          <w:color w:val="808080" w:themeColor="text1" w:themeTint="7F"/>
        </w:rPr>
        <w:lastRenderedPageBreak/>
        <w:drawing>
          <wp:inline distT="0" distB="0" distL="0" distR="0">
            <wp:extent cx="6685471" cy="3648974"/>
            <wp:effectExtent l="0" t="0" r="0" b="0"/>
            <wp:docPr id="39" name="Picture 39" descr="C:\Users\CAAS\Desktop\ScreenHunter_32 Nov. 18 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AS\Desktop\ScreenHunter_32 Nov. 18 16.13.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85607" cy="3649048"/>
                    </a:xfrm>
                    <a:prstGeom prst="rect">
                      <a:avLst/>
                    </a:prstGeom>
                    <a:noFill/>
                    <a:ln>
                      <a:noFill/>
                    </a:ln>
                  </pic:spPr>
                </pic:pic>
              </a:graphicData>
            </a:graphic>
          </wp:inline>
        </w:drawing>
      </w:r>
      <w:bookmarkEnd w:id="63"/>
      <w:bookmarkEnd w:id="64"/>
    </w:p>
    <w:p w:rsidR="00913D1C" w:rsidRDefault="0042275C" w:rsidP="00913D1C">
      <w:pPr>
        <w:pStyle w:val="Heading3"/>
        <w:jc w:val="center"/>
        <w:rPr>
          <w:noProof/>
        </w:rPr>
      </w:pPr>
      <w:bookmarkStart w:id="65" w:name="_Toc336514075"/>
      <w:bookmarkStart w:id="66" w:name="_Toc343086118"/>
      <w:r>
        <w:rPr>
          <w:noProof/>
        </w:rPr>
        <w:t>Figure 12</w:t>
      </w:r>
      <w:r w:rsidR="00E92989" w:rsidRPr="00E92989">
        <w:rPr>
          <w:noProof/>
        </w:rPr>
        <w:t xml:space="preserve">: </w:t>
      </w:r>
      <w:r w:rsidR="00E92989">
        <w:rPr>
          <w:noProof/>
        </w:rPr>
        <w:t>Map with user defined and Google terrain overlay</w:t>
      </w:r>
      <w:bookmarkEnd w:id="65"/>
      <w:bookmarkEnd w:id="66"/>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EF3B1C" w:rsidP="00913D1C">
      <w:pPr>
        <w:pStyle w:val="Heading3"/>
        <w:jc w:val="center"/>
        <w:rPr>
          <w:noProof/>
        </w:rPr>
      </w:pPr>
      <w:bookmarkStart w:id="67" w:name="_Toc341724353"/>
      <w:bookmarkStart w:id="68" w:name="_Toc341726209"/>
      <w:r>
        <w:rPr>
          <w:noProof/>
        </w:rPr>
        <w:lastRenderedPageBreak/>
        <w:drawing>
          <wp:inline distT="0" distB="0" distL="0" distR="0">
            <wp:extent cx="6443980" cy="3493770"/>
            <wp:effectExtent l="0" t="0" r="0" b="0"/>
            <wp:docPr id="41" name="Picture 41" descr="C:\Users\CAAS\Desktop\ScreenHunter_34 Nov. 18 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AS\Desktop\ScreenHunter_34 Nov. 18 16.16.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43980" cy="3493770"/>
                    </a:xfrm>
                    <a:prstGeom prst="rect">
                      <a:avLst/>
                    </a:prstGeom>
                    <a:noFill/>
                    <a:ln>
                      <a:noFill/>
                    </a:ln>
                  </pic:spPr>
                </pic:pic>
              </a:graphicData>
            </a:graphic>
          </wp:inline>
        </w:drawing>
      </w:r>
      <w:bookmarkEnd w:id="67"/>
      <w:bookmarkEnd w:id="68"/>
    </w:p>
    <w:p w:rsidR="00747F35" w:rsidRDefault="0042275C" w:rsidP="00913D1C">
      <w:pPr>
        <w:pStyle w:val="Heading3"/>
        <w:jc w:val="center"/>
        <w:rPr>
          <w:noProof/>
        </w:rPr>
      </w:pPr>
      <w:bookmarkStart w:id="69" w:name="_Toc336514076"/>
      <w:bookmarkStart w:id="70" w:name="_Toc343086119"/>
      <w:r>
        <w:rPr>
          <w:noProof/>
        </w:rPr>
        <w:t>Figure 13</w:t>
      </w:r>
      <w:r w:rsidR="007C4953">
        <w:rPr>
          <w:noProof/>
        </w:rPr>
        <w:t>: Passive display no filter</w:t>
      </w:r>
      <w:bookmarkEnd w:id="69"/>
      <w:bookmarkEnd w:id="70"/>
    </w:p>
    <w:p w:rsidR="007C4953" w:rsidRPr="00913D1C" w:rsidRDefault="000720D1" w:rsidP="00913D1C">
      <w:pPr>
        <w:pStyle w:val="Heading3"/>
        <w:jc w:val="center"/>
        <w:rPr>
          <w:noProof/>
        </w:rPr>
      </w:pPr>
      <w:bookmarkStart w:id="71" w:name="_Toc341724355"/>
      <w:bookmarkStart w:id="72" w:name="_Toc341726211"/>
      <w:r>
        <w:rPr>
          <w:noProof/>
        </w:rPr>
        <w:drawing>
          <wp:inline distT="0" distB="0" distL="0" distR="0">
            <wp:extent cx="6443980" cy="3623310"/>
            <wp:effectExtent l="0" t="0" r="0" b="0"/>
            <wp:docPr id="55" name="Picture 55" descr="C:\Users\CAAS\Desktop\ScreenHunter_39 Nov. 18 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AS\Desktop\ScreenHunter_39 Nov. 18 16.59.jp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43980" cy="3623310"/>
                    </a:xfrm>
                    <a:prstGeom prst="rect">
                      <a:avLst/>
                    </a:prstGeom>
                    <a:noFill/>
                    <a:ln>
                      <a:noFill/>
                    </a:ln>
                  </pic:spPr>
                </pic:pic>
              </a:graphicData>
            </a:graphic>
          </wp:inline>
        </w:drawing>
      </w:r>
      <w:bookmarkEnd w:id="71"/>
      <w:bookmarkEnd w:id="72"/>
    </w:p>
    <w:p w:rsidR="000720D1" w:rsidRDefault="0042275C" w:rsidP="00913D1C">
      <w:pPr>
        <w:pStyle w:val="Heading3"/>
        <w:jc w:val="center"/>
      </w:pPr>
      <w:bookmarkStart w:id="73" w:name="_Toc336514077"/>
      <w:bookmarkStart w:id="74" w:name="_Toc343086120"/>
      <w:r>
        <w:t>Figure 14</w:t>
      </w:r>
      <w:r w:rsidR="007C4953">
        <w:t xml:space="preserve">: Passive filter – </w:t>
      </w:r>
      <w:bookmarkEnd w:id="73"/>
      <w:r w:rsidR="00C92E66">
        <w:t>by Mode-A</w:t>
      </w:r>
      <w:r w:rsidR="006C3F51">
        <w:t xml:space="preserve"> code</w:t>
      </w:r>
      <w:bookmarkEnd w:id="74"/>
      <w:r w:rsidR="00D862A4">
        <w:t xml:space="preserve"> </w:t>
      </w:r>
      <w:r w:rsidR="000720D1">
        <w:t xml:space="preserve"> </w:t>
      </w:r>
    </w:p>
    <w:p w:rsidR="007C4953" w:rsidRPr="000720D1" w:rsidRDefault="000720D1" w:rsidP="000720D1">
      <w:pPr>
        <w:jc w:val="center"/>
        <w:rPr>
          <w:sz w:val="18"/>
        </w:rPr>
      </w:pPr>
      <w:r>
        <w:t>(</w:t>
      </w:r>
      <w:r w:rsidRPr="000720D1">
        <w:rPr>
          <w:sz w:val="18"/>
        </w:rPr>
        <w:t>DHL landing at Sarajevo airport on 29</w:t>
      </w:r>
      <w:r w:rsidRPr="000720D1">
        <w:rPr>
          <w:sz w:val="18"/>
          <w:vertAlign w:val="superscript"/>
        </w:rPr>
        <w:t>th</w:t>
      </w:r>
      <w:r w:rsidRPr="000720D1">
        <w:rPr>
          <w:sz w:val="18"/>
        </w:rPr>
        <w:t xml:space="preserve"> of September 2012)</w:t>
      </w:r>
    </w:p>
    <w:p w:rsidR="009E064A" w:rsidRPr="009E064A" w:rsidRDefault="009E064A" w:rsidP="009E064A"/>
    <w:p w:rsidR="009E064A" w:rsidRDefault="00984ED5" w:rsidP="00776AC2">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6B7076" w:rsidRDefault="00D62E0C" w:rsidP="00E71238">
      <w:pPr>
        <w:pStyle w:val="Heading1"/>
        <w:jc w:val="center"/>
      </w:pPr>
      <w:bookmarkStart w:id="75" w:name="_Toc343086121"/>
      <w:r>
        <w:t>Track Label</w:t>
      </w:r>
      <w:bookmarkEnd w:id="75"/>
    </w:p>
    <w:p w:rsidR="00837100" w:rsidRPr="00837100" w:rsidRDefault="00837100" w:rsidP="00837100"/>
    <w:p w:rsidR="005556D9" w:rsidRDefault="00F30FDA" w:rsidP="005556D9">
      <w:pPr>
        <w:pStyle w:val="Heading3"/>
        <w:jc w:val="center"/>
      </w:pPr>
      <w:bookmarkStart w:id="76" w:name="_Toc341724358"/>
      <w:bookmarkStart w:id="77" w:name="_Toc341726214"/>
      <w:r>
        <w:rPr>
          <w:noProof/>
        </w:rPr>
        <w:drawing>
          <wp:inline distT="0" distB="0" distL="0" distR="0">
            <wp:extent cx="3019425" cy="1863090"/>
            <wp:effectExtent l="0" t="0" r="0" b="0"/>
            <wp:docPr id="5" name="Picture 5" descr="C:\Users\CAAS\Desktop\ScreenHunter_52 Nov. 26 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S\Desktop\ScreenHunter_52 Nov. 26 19.54.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19425" cy="1863090"/>
                    </a:xfrm>
                    <a:prstGeom prst="rect">
                      <a:avLst/>
                    </a:prstGeom>
                    <a:noFill/>
                    <a:ln>
                      <a:noFill/>
                    </a:ln>
                  </pic:spPr>
                </pic:pic>
              </a:graphicData>
            </a:graphic>
          </wp:inline>
        </w:drawing>
      </w:r>
      <w:bookmarkEnd w:id="76"/>
      <w:bookmarkEnd w:id="77"/>
    </w:p>
    <w:p w:rsidR="00566D76" w:rsidRDefault="004319B9" w:rsidP="00E71238">
      <w:pPr>
        <w:pStyle w:val="Heading3"/>
        <w:jc w:val="center"/>
      </w:pPr>
      <w:bookmarkStart w:id="78" w:name="_Toc343086122"/>
      <w:r>
        <w:t>F</w:t>
      </w:r>
      <w:r w:rsidR="00035B9D">
        <w:t>igure 15</w:t>
      </w:r>
      <w:r w:rsidR="005556D9">
        <w:t xml:space="preserve">: </w:t>
      </w:r>
      <w:r w:rsidR="00E71238">
        <w:t>Label Example</w:t>
      </w:r>
      <w:r w:rsidR="00E3054E">
        <w:t xml:space="preserve"> (selected)</w:t>
      </w:r>
      <w:bookmarkEnd w:id="78"/>
    </w:p>
    <w:p w:rsidR="00E71238" w:rsidRPr="00E71238" w:rsidRDefault="00E71238" w:rsidP="00E71238"/>
    <w:p w:rsidR="00E71238" w:rsidRDefault="00E71238" w:rsidP="00E71238">
      <w:r>
        <w:t xml:space="preserve">Track label can be in </w:t>
      </w:r>
      <w:r w:rsidRPr="00684B67">
        <w:rPr>
          <w:b/>
          <w:u w:val="single"/>
        </w:rPr>
        <w:t>selected</w:t>
      </w:r>
      <w:r>
        <w:t xml:space="preserve"> (mouse hovers above it) and </w:t>
      </w:r>
      <w:r w:rsidRPr="00684B67">
        <w:rPr>
          <w:b/>
          <w:u w:val="single"/>
        </w:rPr>
        <w:t>non-selected state</w:t>
      </w:r>
      <w:r>
        <w:t xml:space="preserve">. Selected label shows more information than non-selected. The following are available data fields. </w:t>
      </w:r>
    </w:p>
    <w:p w:rsidR="00E71238" w:rsidRDefault="00E71238" w:rsidP="00E71238">
      <w:pPr>
        <w:pStyle w:val="ListParagraph"/>
        <w:numPr>
          <w:ilvl w:val="0"/>
          <w:numId w:val="15"/>
        </w:numPr>
      </w:pPr>
      <w:r>
        <w:t>Mode-3A (</w:t>
      </w:r>
      <w:r w:rsidRPr="00684B67">
        <w:rPr>
          <w:b/>
          <w:u w:val="single"/>
        </w:rPr>
        <w:t>selected and non-selected</w:t>
      </w:r>
      <w:r>
        <w:t>)</w:t>
      </w:r>
    </w:p>
    <w:p w:rsidR="00E71238" w:rsidRDefault="00E71238" w:rsidP="00E71238">
      <w:pPr>
        <w:pStyle w:val="ListParagraph"/>
        <w:numPr>
          <w:ilvl w:val="0"/>
          <w:numId w:val="15"/>
        </w:numPr>
      </w:pPr>
      <w:r>
        <w:t>Callsign (when available) (</w:t>
      </w:r>
      <w:r w:rsidRPr="00684B67">
        <w:rPr>
          <w:b/>
          <w:u w:val="single"/>
        </w:rPr>
        <w:t>selected and non-selected</w:t>
      </w:r>
      <w:r>
        <w:t>)</w:t>
      </w:r>
    </w:p>
    <w:p w:rsidR="00E71238" w:rsidRDefault="00E71238" w:rsidP="00E71238">
      <w:pPr>
        <w:pStyle w:val="ListParagraph"/>
        <w:numPr>
          <w:ilvl w:val="0"/>
          <w:numId w:val="15"/>
        </w:numPr>
      </w:pPr>
      <w:r>
        <w:t xml:space="preserve">Coast state (indicated by </w:t>
      </w:r>
      <w:r>
        <w:rPr>
          <w:rFonts w:cstheme="minorHAnsi"/>
        </w:rPr>
        <w:t>↘</w:t>
      </w:r>
      <w:r>
        <w:t xml:space="preserve"> pointing arrow next to Mode A 4147)</w:t>
      </w:r>
    </w:p>
    <w:p w:rsidR="00E71238" w:rsidRDefault="00E71238" w:rsidP="00E71238">
      <w:pPr>
        <w:pStyle w:val="ListParagraph"/>
        <w:numPr>
          <w:ilvl w:val="1"/>
          <w:numId w:val="15"/>
        </w:numPr>
      </w:pPr>
      <w:r>
        <w:t>Coast indicates that track has not been updated by the sensor data for the present update cycle. (</w:t>
      </w:r>
      <w:r w:rsidRPr="00684B67">
        <w:rPr>
          <w:b/>
          <w:u w:val="single"/>
        </w:rPr>
        <w:t>selected and non-selected</w:t>
      </w:r>
      <w:r>
        <w:t>)</w:t>
      </w:r>
    </w:p>
    <w:p w:rsidR="00E71238" w:rsidRDefault="00E71238" w:rsidP="00E71238">
      <w:pPr>
        <w:pStyle w:val="ListParagraph"/>
        <w:numPr>
          <w:ilvl w:val="0"/>
          <w:numId w:val="15"/>
        </w:numPr>
      </w:pPr>
      <w:r>
        <w:t>AC vertical profile (Mode-C and Climbing/Descending indicator up or down arrow) (</w:t>
      </w:r>
      <w:r w:rsidRPr="00684B67">
        <w:rPr>
          <w:b/>
          <w:u w:val="single"/>
        </w:rPr>
        <w:t>selected and non-selected</w:t>
      </w:r>
      <w:r>
        <w:t>)</w:t>
      </w:r>
    </w:p>
    <w:p w:rsidR="00E71238" w:rsidRDefault="00E71238" w:rsidP="00E71238">
      <w:pPr>
        <w:pStyle w:val="ListParagraph"/>
        <w:numPr>
          <w:ilvl w:val="0"/>
          <w:numId w:val="15"/>
        </w:numPr>
      </w:pPr>
      <w:r>
        <w:t>Assigned CFL (user enterable) (</w:t>
      </w:r>
      <w:r w:rsidRPr="00684B67">
        <w:rPr>
          <w:b/>
          <w:u w:val="single"/>
        </w:rPr>
        <w:t>selected and non-selected</w:t>
      </w:r>
      <w:r>
        <w:t>)</w:t>
      </w:r>
    </w:p>
    <w:p w:rsidR="00E71238" w:rsidRDefault="00E71238" w:rsidP="00E71238">
      <w:pPr>
        <w:pStyle w:val="ListParagraph"/>
        <w:numPr>
          <w:ilvl w:val="0"/>
          <w:numId w:val="15"/>
        </w:numPr>
      </w:pPr>
      <w:r>
        <w:t>Assigned HDG (user enterable)(</w:t>
      </w:r>
      <w:r>
        <w:rPr>
          <w:b/>
          <w:u w:val="single"/>
        </w:rPr>
        <w:t>selected</w:t>
      </w:r>
      <w:r>
        <w:t>)</w:t>
      </w:r>
    </w:p>
    <w:p w:rsidR="00E71238" w:rsidRDefault="00E71238" w:rsidP="00E71238">
      <w:pPr>
        <w:pStyle w:val="ListParagraph"/>
        <w:numPr>
          <w:ilvl w:val="0"/>
          <w:numId w:val="15"/>
        </w:numPr>
      </w:pPr>
      <w:r>
        <w:t>Assigned SPD (user enterable)(</w:t>
      </w:r>
      <w:r w:rsidRPr="00684B67">
        <w:t xml:space="preserve"> </w:t>
      </w:r>
      <w:r>
        <w:t>(</w:t>
      </w:r>
      <w:r>
        <w:rPr>
          <w:b/>
          <w:u w:val="single"/>
        </w:rPr>
        <w:t>selected</w:t>
      </w:r>
      <w:r>
        <w:t>)</w:t>
      </w:r>
    </w:p>
    <w:p w:rsidR="00E71238" w:rsidRDefault="00E71238" w:rsidP="00E71238">
      <w:pPr>
        <w:pStyle w:val="ListParagraph"/>
        <w:numPr>
          <w:ilvl w:val="0"/>
          <w:numId w:val="15"/>
        </w:numPr>
      </w:pPr>
      <w:r>
        <w:t xml:space="preserve">Ground Speed </w:t>
      </w:r>
      <w:r w:rsidR="00EF373D">
        <w:t xml:space="preserve">- </w:t>
      </w:r>
      <w:r w:rsidRPr="00EB281B">
        <w:rPr>
          <w:b/>
          <w:i/>
          <w:sz w:val="20"/>
        </w:rPr>
        <w:t>derived from CAT</w:t>
      </w:r>
      <w:r>
        <w:rPr>
          <w:b/>
          <w:i/>
          <w:sz w:val="20"/>
        </w:rPr>
        <w:t>0</w:t>
      </w:r>
      <w:r w:rsidRPr="00EB281B">
        <w:rPr>
          <w:b/>
          <w:i/>
          <w:sz w:val="20"/>
        </w:rPr>
        <w:t>64I380, next version will also implement GSPD form CAT</w:t>
      </w:r>
      <w:r>
        <w:rPr>
          <w:b/>
          <w:i/>
          <w:sz w:val="20"/>
        </w:rPr>
        <w:t>0</w:t>
      </w:r>
      <w:r w:rsidRPr="00EB281B">
        <w:rPr>
          <w:b/>
          <w:i/>
          <w:sz w:val="20"/>
        </w:rPr>
        <w:t>48I250</w:t>
      </w:r>
      <w:r>
        <w:t>)</w:t>
      </w:r>
    </w:p>
    <w:p w:rsidR="00EF373D" w:rsidRDefault="00EF373D" w:rsidP="00E71238">
      <w:pPr>
        <w:pStyle w:val="ListParagraph"/>
        <w:numPr>
          <w:ilvl w:val="0"/>
          <w:numId w:val="15"/>
        </w:numPr>
      </w:pPr>
      <w:r>
        <w:t xml:space="preserve">Speed Vector - </w:t>
      </w:r>
      <w:r w:rsidRPr="00EF373D">
        <w:rPr>
          <w:b/>
          <w:i/>
          <w:sz w:val="20"/>
        </w:rPr>
        <w:t>shows TRK/HDG and distance traveled in range of 1 to 9 minutes</w:t>
      </w:r>
      <w:r>
        <w:rPr>
          <w:b/>
          <w:i/>
          <w:sz w:val="20"/>
        </w:rPr>
        <w:t xml:space="preserve"> (</w:t>
      </w:r>
      <w:r w:rsidRPr="00EF373D">
        <w:rPr>
          <w:b/>
          <w:i/>
          <w:sz w:val="20"/>
          <w:u w:val="single"/>
        </w:rPr>
        <w:t>configurable</w:t>
      </w:r>
      <w:r>
        <w:t>)</w:t>
      </w:r>
    </w:p>
    <w:p w:rsidR="00EF373D" w:rsidRDefault="00EF373D" w:rsidP="00E71238">
      <w:pPr>
        <w:pStyle w:val="ListParagraph"/>
        <w:numPr>
          <w:ilvl w:val="0"/>
          <w:numId w:val="15"/>
        </w:numPr>
      </w:pPr>
      <w:r>
        <w:t xml:space="preserve">History points - </w:t>
      </w:r>
      <w:r w:rsidRPr="00EF373D">
        <w:rPr>
          <w:b/>
          <w:i/>
          <w:sz w:val="20"/>
        </w:rPr>
        <w:t>shows 1 to 9 history position points</w:t>
      </w:r>
      <w:r>
        <w:rPr>
          <w:b/>
          <w:i/>
          <w:sz w:val="20"/>
        </w:rPr>
        <w:t xml:space="preserve"> (</w:t>
      </w:r>
      <w:r w:rsidRPr="00EF373D">
        <w:rPr>
          <w:b/>
          <w:i/>
          <w:sz w:val="20"/>
          <w:u w:val="single"/>
        </w:rPr>
        <w:t>configurable</w:t>
      </w:r>
      <w:r>
        <w:t>)</w:t>
      </w:r>
    </w:p>
    <w:p w:rsidR="00E71238" w:rsidRDefault="00E71238" w:rsidP="00E71238">
      <w:r>
        <w:t>To move a label just place the mouse over the label and move it in the desired direction while holding left mouse button. Please note that the label box is shown only when a mouse is over the label.</w:t>
      </w:r>
    </w:p>
    <w:p w:rsidR="00EF6254" w:rsidRDefault="00EF6254" w:rsidP="00EF6254">
      <w:pPr>
        <w:pStyle w:val="Heading1"/>
        <w:jc w:val="center"/>
      </w:pPr>
      <w:bookmarkStart w:id="79" w:name="_Toc343086123"/>
      <w:r>
        <w:lastRenderedPageBreak/>
        <w:t>Range and Bearing Tool</w:t>
      </w:r>
      <w:bookmarkEnd w:id="79"/>
    </w:p>
    <w:p w:rsidR="00EF6254" w:rsidRPr="00EF6254" w:rsidRDefault="00EF6254" w:rsidP="00EF6254"/>
    <w:p w:rsidR="00EF6254" w:rsidRDefault="00EF6254" w:rsidP="00EF6254">
      <w:pPr>
        <w:jc w:val="center"/>
      </w:pPr>
      <w:r>
        <w:rPr>
          <w:noProof/>
        </w:rPr>
        <w:drawing>
          <wp:inline distT="0" distB="0" distL="0" distR="0">
            <wp:extent cx="3847465" cy="2846705"/>
            <wp:effectExtent l="19050" t="0" r="635" b="0"/>
            <wp:docPr id="7" name="Picture 3" descr="C:\Users\bhdca\Desktop\ScreenHunter_02 Dec. 12 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ScreenHunter_02 Dec. 12 14.02.jpg"/>
                    <pic:cNvPicPr>
                      <a:picLocks noChangeAspect="1" noChangeArrowheads="1"/>
                    </pic:cNvPicPr>
                  </pic:nvPicPr>
                  <pic:blipFill>
                    <a:blip r:embed="rId26" cstate="print"/>
                    <a:srcRect/>
                    <a:stretch>
                      <a:fillRect/>
                    </a:stretch>
                  </pic:blipFill>
                  <pic:spPr bwMode="auto">
                    <a:xfrm>
                      <a:off x="0" y="0"/>
                      <a:ext cx="3847465" cy="2846705"/>
                    </a:xfrm>
                    <a:prstGeom prst="rect">
                      <a:avLst/>
                    </a:prstGeom>
                    <a:noFill/>
                    <a:ln w="9525">
                      <a:noFill/>
                      <a:miter lim="800000"/>
                      <a:headEnd/>
                      <a:tailEnd/>
                    </a:ln>
                  </pic:spPr>
                </pic:pic>
              </a:graphicData>
            </a:graphic>
          </wp:inline>
        </w:drawing>
      </w:r>
    </w:p>
    <w:p w:rsidR="00EF6254" w:rsidRDefault="00EF6254" w:rsidP="00EF6254">
      <w:pPr>
        <w:pStyle w:val="Heading3"/>
        <w:spacing w:before="0"/>
        <w:jc w:val="center"/>
      </w:pPr>
      <w:bookmarkStart w:id="80" w:name="_Toc343086124"/>
      <w:r>
        <w:t>Figure 15.1: Range and Bearing Tool</w:t>
      </w:r>
      <w:bookmarkEnd w:id="80"/>
    </w:p>
    <w:p w:rsidR="00277F36" w:rsidRPr="00277F36" w:rsidRDefault="00277F36" w:rsidP="00277F36"/>
    <w:p w:rsidR="00EF6254" w:rsidRDefault="00277F36" w:rsidP="00E71238">
      <w:r>
        <w:t xml:space="preserve">Range and Bearing tool is a GUI tool that provides </w:t>
      </w:r>
      <w:r w:rsidR="00A739B6">
        <w:t>capability</w:t>
      </w:r>
      <w:r>
        <w:t xml:space="preserve"> to measure range and bearing between any two points on the screen. It is done by selecting any point via mouse right button click and while holding the button dragging the yellow range/bearing line and readout to any other point on the screen.</w:t>
      </w:r>
    </w:p>
    <w:p w:rsidR="005C38D8" w:rsidRDefault="00277F36" w:rsidP="005C38D8">
      <w:r>
        <w:t xml:space="preserve">In the case two tracks symbols are selected the yellow range/bearing line </w:t>
      </w:r>
      <w:r w:rsidR="00A739B6">
        <w:t>remains</w:t>
      </w:r>
      <w:r>
        <w:t xml:space="preserve"> on the screen and gets updated every screen update cycle. It is possible to cancel the range/bearing line and readout by right mouse button click on any of the two connected tracks.</w:t>
      </w:r>
      <w:r w:rsidR="005C38D8">
        <w:t xml:space="preserve"> </w:t>
      </w:r>
    </w:p>
    <w:p w:rsidR="00E71238" w:rsidRDefault="00E71238" w:rsidP="00E71238">
      <w:pPr>
        <w:pStyle w:val="Heading1"/>
        <w:jc w:val="center"/>
      </w:pPr>
      <w:bookmarkStart w:id="81" w:name="_Toc343086125"/>
      <w:r>
        <w:t>Extended Label</w:t>
      </w:r>
      <w:bookmarkEnd w:id="81"/>
    </w:p>
    <w:p w:rsidR="00E71238" w:rsidRDefault="00E71238" w:rsidP="00E71238"/>
    <w:p w:rsidR="00E71238" w:rsidRPr="00E71238" w:rsidRDefault="00254D37" w:rsidP="00E71238">
      <w:pPr>
        <w:jc w:val="center"/>
      </w:pPr>
      <w:r>
        <w:rPr>
          <w:noProof/>
        </w:rPr>
        <w:drawing>
          <wp:inline distT="0" distB="0" distL="0" distR="0">
            <wp:extent cx="2338070" cy="1518285"/>
            <wp:effectExtent l="19050" t="0" r="5080" b="0"/>
            <wp:docPr id="1" name="Picture 1" descr="C:\Users\bhdca\Desktop\ScreenHunter_01 Dec. 04 1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Dec. 04 12.24.jpg"/>
                    <pic:cNvPicPr>
                      <a:picLocks noChangeAspect="1" noChangeArrowheads="1"/>
                    </pic:cNvPicPr>
                  </pic:nvPicPr>
                  <pic:blipFill>
                    <a:blip r:embed="rId27" cstate="print"/>
                    <a:srcRect/>
                    <a:stretch>
                      <a:fillRect/>
                    </a:stretch>
                  </pic:blipFill>
                  <pic:spPr bwMode="auto">
                    <a:xfrm>
                      <a:off x="0" y="0"/>
                      <a:ext cx="2338070" cy="1518285"/>
                    </a:xfrm>
                    <a:prstGeom prst="rect">
                      <a:avLst/>
                    </a:prstGeom>
                    <a:noFill/>
                    <a:ln w="9525">
                      <a:noFill/>
                      <a:miter lim="800000"/>
                      <a:headEnd/>
                      <a:tailEnd/>
                    </a:ln>
                  </pic:spPr>
                </pic:pic>
              </a:graphicData>
            </a:graphic>
          </wp:inline>
        </w:drawing>
      </w:r>
    </w:p>
    <w:p w:rsidR="00D8107D" w:rsidRDefault="00EF6254" w:rsidP="00D8107D">
      <w:pPr>
        <w:pStyle w:val="Heading3"/>
        <w:spacing w:before="0"/>
        <w:jc w:val="center"/>
      </w:pPr>
      <w:bookmarkStart w:id="82" w:name="_Toc343086126"/>
      <w:r>
        <w:lastRenderedPageBreak/>
        <w:t>Figure 15.2</w:t>
      </w:r>
      <w:r w:rsidR="00566D76">
        <w:t>: Extended label</w:t>
      </w:r>
      <w:bookmarkEnd w:id="82"/>
      <w:r w:rsidR="00566D76">
        <w:t xml:space="preserve"> </w:t>
      </w:r>
    </w:p>
    <w:p w:rsidR="00566D76" w:rsidRDefault="00D8107D" w:rsidP="00D8107D">
      <w:pPr>
        <w:pStyle w:val="Heading3"/>
        <w:spacing w:before="0"/>
        <w:jc w:val="center"/>
      </w:pPr>
      <w:bookmarkStart w:id="83" w:name="_Toc343086127"/>
      <w:r>
        <w:t>(S</w:t>
      </w:r>
      <w:r w:rsidR="00566D76">
        <w:t>hows additio</w:t>
      </w:r>
      <w:r>
        <w:t>nal data for the selected label</w:t>
      </w:r>
      <w:r w:rsidR="00566D76">
        <w:t>)</w:t>
      </w:r>
      <w:bookmarkEnd w:id="83"/>
    </w:p>
    <w:p w:rsidR="00566D76" w:rsidRDefault="00566D76" w:rsidP="00F60E0B"/>
    <w:p w:rsidR="00FF132E" w:rsidRDefault="00D8107D" w:rsidP="00FC4346">
      <w:r>
        <w:t xml:space="preserve">Extended Label displays DAP (Derived Aircraft Performance) data for the currently selected Track label. The data is derived from CAT064I380 and CAT048I250 messages. </w:t>
      </w:r>
    </w:p>
    <w:p w:rsidR="00FF132E" w:rsidRPr="00AE6438" w:rsidRDefault="00D8107D" w:rsidP="00FF132E">
      <w:pPr>
        <w:pStyle w:val="ListParagraph"/>
        <w:numPr>
          <w:ilvl w:val="0"/>
          <w:numId w:val="26"/>
        </w:numPr>
        <w:rPr>
          <w:rFonts w:cstheme="minorHAnsi"/>
          <w:i/>
        </w:rPr>
      </w:pPr>
      <w:r w:rsidRPr="00AE6438">
        <w:rPr>
          <w:rFonts w:cstheme="minorHAnsi"/>
          <w:i/>
        </w:rPr>
        <w:t xml:space="preserve">When </w:t>
      </w:r>
      <w:r w:rsidR="009D7024" w:rsidRPr="00AE6438">
        <w:rPr>
          <w:rFonts w:cstheme="minorHAnsi"/>
          <w:i/>
        </w:rPr>
        <w:t xml:space="preserve">(Roc) </w:t>
      </w:r>
      <w:r w:rsidR="001F4AEA" w:rsidRPr="00AE6438">
        <w:rPr>
          <w:rFonts w:cstheme="minorHAnsi"/>
          <w:i/>
        </w:rPr>
        <w:t>Rate o</w:t>
      </w:r>
      <w:r w:rsidRPr="00AE6438">
        <w:rPr>
          <w:rFonts w:cstheme="minorHAnsi"/>
          <w:i/>
        </w:rPr>
        <w:t xml:space="preserve">f Climb is derived from CAT048I250 then </w:t>
      </w:r>
      <w:r w:rsidR="009D7024" w:rsidRPr="00AE6438">
        <w:rPr>
          <w:rFonts w:cstheme="minorHAnsi"/>
          <w:i/>
        </w:rPr>
        <w:t xml:space="preserve">both </w:t>
      </w:r>
      <w:r w:rsidRPr="00AE6438">
        <w:rPr>
          <w:rFonts w:cstheme="minorHAnsi"/>
          <w:i/>
        </w:rPr>
        <w:t xml:space="preserve">Inertial and </w:t>
      </w:r>
      <w:r w:rsidR="001F4AEA" w:rsidRPr="00AE6438">
        <w:rPr>
          <w:rFonts w:cstheme="minorHAnsi"/>
          <w:i/>
        </w:rPr>
        <w:t xml:space="preserve">Barometric are displayed </w:t>
      </w:r>
      <w:r w:rsidR="00FF132E" w:rsidRPr="00AE6438">
        <w:rPr>
          <w:rFonts w:cstheme="minorHAnsi"/>
          <w:i/>
        </w:rPr>
        <w:t>if</w:t>
      </w:r>
      <w:r w:rsidR="001F4AEA" w:rsidRPr="00AE6438">
        <w:rPr>
          <w:rFonts w:cstheme="minorHAnsi"/>
          <w:i/>
        </w:rPr>
        <w:t xml:space="preserve"> available. </w:t>
      </w:r>
    </w:p>
    <w:p w:rsidR="00295181" w:rsidRPr="00AE6438" w:rsidRDefault="00122CA9"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S</w:t>
      </w:r>
      <w:r w:rsidR="00295181" w:rsidRPr="00AE6438">
        <w:rPr>
          <w:rFonts w:cstheme="minorHAnsi"/>
          <w:i/>
        </w:rPr>
        <w:t xml:space="preserve">: </w:t>
      </w:r>
      <w:proofErr w:type="gramStart"/>
      <w:r w:rsidR="00295181" w:rsidRPr="00AE6438">
        <w:rPr>
          <w:rFonts w:cstheme="minorHAnsi"/>
          <w:i/>
        </w:rPr>
        <w:t>The</w:t>
      </w:r>
      <w:proofErr w:type="gramEnd"/>
      <w:r w:rsidR="00295181" w:rsidRPr="00AE6438">
        <w:rPr>
          <w:rFonts w:cstheme="minorHAnsi"/>
          <w:i/>
        </w:rPr>
        <w:t xml:space="preserve"> short-term vertical intent as described by either the FMS selected altitude, the Altitude Control Panel Selected Altitude (FCU/MCP), or the current aircraft altitude according to the aircraft's mode of flight.</w:t>
      </w:r>
    </w:p>
    <w:p w:rsidR="004900FC" w:rsidRPr="00AE6438" w:rsidRDefault="004900FC" w:rsidP="004900FC">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short term target altitude source data is available it is indicated by the following three letter abbreviation in front of the value readout:</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“A/C” Current Aircraft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“MCP” MCP/FCU selected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“FMS” FMS derived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“UKN” Unknown or Not Provided source</w:t>
      </w:r>
    </w:p>
    <w:p w:rsidR="00295181" w:rsidRPr="00AE6438" w:rsidRDefault="00BD40CA"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F</w:t>
      </w:r>
      <w:r w:rsidR="00295181" w:rsidRPr="00AE6438">
        <w:rPr>
          <w:rFonts w:cstheme="minorHAnsi"/>
          <w:i/>
        </w:rPr>
        <w:t xml:space="preserve">: </w:t>
      </w:r>
      <w:proofErr w:type="gramStart"/>
      <w:r w:rsidR="00295181" w:rsidRPr="00AE6438">
        <w:rPr>
          <w:rFonts w:cstheme="minorHAnsi"/>
          <w:i/>
        </w:rPr>
        <w:t>The</w:t>
      </w:r>
      <w:proofErr w:type="gramEnd"/>
      <w:r w:rsidR="00295181" w:rsidRPr="00AE6438">
        <w:rPr>
          <w:rFonts w:cstheme="minorHAnsi"/>
          <w:i/>
        </w:rPr>
        <w:t xml:space="preserve"> </w:t>
      </w:r>
      <w:r w:rsidRPr="00AE6438">
        <w:rPr>
          <w:rFonts w:cstheme="minorHAnsi"/>
          <w:i/>
        </w:rPr>
        <w:t xml:space="preserve">final </w:t>
      </w:r>
      <w:r w:rsidR="00295181" w:rsidRPr="00AE6438">
        <w:rPr>
          <w:rFonts w:cstheme="minorHAnsi"/>
          <w:i/>
        </w:rPr>
        <w:t>vertical intent value that corresponds with the ATC cleared altitude, as derived from the Altitude Control Panel (FCU/MCP).</w:t>
      </w:r>
    </w:p>
    <w:p w:rsidR="002F610E" w:rsidRPr="00AE6438" w:rsidRDefault="002F610E" w:rsidP="002F610E">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final vertical intent flight mode data is provided it is indicated by the following three letter mode indicator in front of the value readout:</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“AH” Altitude Hold</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“AM” Approach Mode</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“MV” Managed VNAV</w:t>
      </w:r>
    </w:p>
    <w:p w:rsidR="00D86A0F" w:rsidRPr="00AE6438" w:rsidRDefault="001F4AEA" w:rsidP="00FF132E">
      <w:pPr>
        <w:pStyle w:val="ListParagraph"/>
        <w:numPr>
          <w:ilvl w:val="0"/>
          <w:numId w:val="26"/>
        </w:numPr>
        <w:rPr>
          <w:rFonts w:cstheme="minorHAnsi"/>
          <w:i/>
        </w:rPr>
      </w:pPr>
      <w:r w:rsidRPr="00AE6438">
        <w:rPr>
          <w:rFonts w:cstheme="minorHAnsi"/>
          <w:i/>
        </w:rPr>
        <w:t xml:space="preserve">Figure 5.1 depicts data derived from </w:t>
      </w:r>
      <w:r w:rsidR="00295181" w:rsidRPr="00AE6438">
        <w:rPr>
          <w:rFonts w:cstheme="minorHAnsi"/>
          <w:i/>
        </w:rPr>
        <w:t>CAT048/I250</w:t>
      </w:r>
      <w:r w:rsidRPr="00AE6438">
        <w:rPr>
          <w:rFonts w:cstheme="minorHAnsi"/>
          <w:i/>
        </w:rPr>
        <w:t>.</w:t>
      </w:r>
    </w:p>
    <w:p w:rsidR="00FC4346" w:rsidRDefault="00FC4346">
      <w:pPr>
        <w:rPr>
          <w:rFonts w:asciiTheme="majorHAnsi" w:eastAsiaTheme="majorEastAsia" w:hAnsiTheme="majorHAnsi" w:cstheme="majorBidi"/>
          <w:bCs/>
          <w:color w:val="365F91" w:themeColor="accent1" w:themeShade="BF"/>
          <w:sz w:val="28"/>
          <w:szCs w:val="28"/>
        </w:rPr>
      </w:pPr>
      <w:r>
        <w:rPr>
          <w:b/>
        </w:rPr>
        <w:br w:type="page"/>
      </w:r>
    </w:p>
    <w:p w:rsidR="00FC4346" w:rsidRDefault="00FC4346" w:rsidP="00FF77A6">
      <w:pPr>
        <w:pStyle w:val="Heading1"/>
        <w:jc w:val="center"/>
        <w:rPr>
          <w:b w:val="0"/>
        </w:rPr>
      </w:pPr>
    </w:p>
    <w:p w:rsidR="005E4F22" w:rsidRDefault="00635F62" w:rsidP="00FF77A6">
      <w:pPr>
        <w:pStyle w:val="Heading1"/>
        <w:jc w:val="center"/>
        <w:rPr>
          <w:b w:val="0"/>
        </w:rPr>
      </w:pPr>
      <w:bookmarkStart w:id="84" w:name="_Toc343086128"/>
      <w:r w:rsidRPr="00272081">
        <w:rPr>
          <w:b w:val="0"/>
        </w:rPr>
        <w:t>Display Attributes</w:t>
      </w:r>
      <w:bookmarkEnd w:id="84"/>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w:t>
      </w:r>
      <w:r w:rsidRPr="007D302E">
        <w:rPr>
          <w:b/>
          <w:i/>
          <w:u w:val="single"/>
        </w:rPr>
        <w:t>right button mouse click from the</w:t>
      </w:r>
      <w:r w:rsidR="00B603CE" w:rsidRPr="007D302E">
        <w:rPr>
          <w:b/>
          <w:i/>
          <w:u w:val="single"/>
        </w:rPr>
        <w:t xml:space="preserve"> Display Window</w:t>
      </w:r>
      <w:r w:rsidR="00B603CE">
        <w:t xml:space="preserve"> </w:t>
      </w:r>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r w:rsidR="00D86A0F">
        <w:t xml:space="preserve"> as well as to adjust the following:</w:t>
      </w:r>
    </w:p>
    <w:p w:rsidR="00D86A0F" w:rsidRDefault="00D86A0F" w:rsidP="00D86A0F">
      <w:pPr>
        <w:pStyle w:val="ListParagraph"/>
        <w:numPr>
          <w:ilvl w:val="0"/>
          <w:numId w:val="25"/>
        </w:numPr>
        <w:jc w:val="both"/>
      </w:pPr>
      <w:r>
        <w:t>Speed Vector:  (1 to 9) represents the distance traveled in minutes as the current speed.</w:t>
      </w:r>
    </w:p>
    <w:p w:rsidR="00D86A0F" w:rsidRDefault="00D86A0F" w:rsidP="00D86A0F">
      <w:pPr>
        <w:pStyle w:val="ListParagraph"/>
        <w:numPr>
          <w:ilvl w:val="0"/>
          <w:numId w:val="25"/>
        </w:numPr>
        <w:jc w:val="both"/>
      </w:pPr>
      <w:r>
        <w:t>History points: (1 to 9) number of displayed history position points.</w:t>
      </w:r>
    </w:p>
    <w:p w:rsidR="00D86A0F" w:rsidRDefault="00D86A0F" w:rsidP="00FF77A6">
      <w:pPr>
        <w:ind w:firstLine="720"/>
        <w:jc w:val="both"/>
      </w:pPr>
    </w:p>
    <w:p w:rsidR="00065BC6" w:rsidRDefault="0031145E" w:rsidP="00913D1C">
      <w:pPr>
        <w:pStyle w:val="Heading3"/>
        <w:jc w:val="center"/>
      </w:pPr>
      <w:bookmarkStart w:id="85" w:name="_Toc341724364"/>
      <w:bookmarkStart w:id="86" w:name="_Toc341726220"/>
      <w:r>
        <w:rPr>
          <w:i/>
          <w:iCs/>
          <w:noProof/>
          <w:color w:val="808080" w:themeColor="text1" w:themeTint="7F"/>
        </w:rPr>
        <w:drawing>
          <wp:inline distT="0" distB="0" distL="0" distR="0">
            <wp:extent cx="983615" cy="1664970"/>
            <wp:effectExtent l="0" t="0" r="0" b="0"/>
            <wp:docPr id="8" name="Picture 8" descr="C:\Users\CAAS\Desktop\ScreenHunter_45 Nov. 26 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ScreenHunter_45 Nov. 26 19.36.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83615" cy="1664970"/>
                    </a:xfrm>
                    <a:prstGeom prst="rect">
                      <a:avLst/>
                    </a:prstGeom>
                    <a:noFill/>
                    <a:ln>
                      <a:noFill/>
                    </a:ln>
                  </pic:spPr>
                </pic:pic>
              </a:graphicData>
            </a:graphic>
          </wp:inline>
        </w:drawing>
      </w:r>
      <w:bookmarkEnd w:id="85"/>
      <w:bookmarkEnd w:id="86"/>
    </w:p>
    <w:p w:rsidR="00065BC6" w:rsidRDefault="00A77D91" w:rsidP="00913D1C">
      <w:pPr>
        <w:pStyle w:val="Heading3"/>
        <w:jc w:val="center"/>
      </w:pPr>
      <w:bookmarkStart w:id="87" w:name="_Toc336514078"/>
      <w:bookmarkStart w:id="88" w:name="_Toc343086129"/>
      <w:r>
        <w:t>Figure 1</w:t>
      </w:r>
      <w:r w:rsidR="002A5127">
        <w:t>6</w:t>
      </w:r>
      <w:r w:rsidR="00065BC6">
        <w:t>: Menu to Access Display configuration windows</w:t>
      </w:r>
      <w:bookmarkEnd w:id="87"/>
      <w:bookmarkEnd w:id="88"/>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7A68E6" w:rsidP="00A07EA9">
      <w:pPr>
        <w:pStyle w:val="Heading3"/>
        <w:jc w:val="center"/>
      </w:pPr>
      <w:bookmarkStart w:id="89" w:name="_Toc341724366"/>
      <w:bookmarkStart w:id="90" w:name="_Toc341726222"/>
      <w:r>
        <w:rPr>
          <w:i/>
          <w:iCs/>
          <w:noProof/>
          <w:color w:val="808080" w:themeColor="text1" w:themeTint="7F"/>
        </w:rPr>
        <w:lastRenderedPageBreak/>
        <w:drawing>
          <wp:inline distT="0" distB="0" distL="0" distR="0">
            <wp:extent cx="3717925" cy="6478270"/>
            <wp:effectExtent l="0" t="0" r="0" b="0"/>
            <wp:docPr id="43" name="Picture 43" descr="C:\Users\CAAS\Desktop\Release\Display Attib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AS\Desktop\Release\Display Attibutes.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7925" cy="6478270"/>
                    </a:xfrm>
                    <a:prstGeom prst="rect">
                      <a:avLst/>
                    </a:prstGeom>
                    <a:noFill/>
                    <a:ln>
                      <a:noFill/>
                    </a:ln>
                  </pic:spPr>
                </pic:pic>
              </a:graphicData>
            </a:graphic>
          </wp:inline>
        </w:drawing>
      </w:r>
      <w:bookmarkEnd w:id="89"/>
      <w:bookmarkEnd w:id="90"/>
    </w:p>
    <w:p w:rsidR="008250F8" w:rsidRPr="008250F8" w:rsidRDefault="00A77D91" w:rsidP="00A07EA9">
      <w:pPr>
        <w:pStyle w:val="Heading3"/>
        <w:jc w:val="center"/>
      </w:pPr>
      <w:bookmarkStart w:id="91" w:name="_Toc336514079"/>
      <w:bookmarkStart w:id="92" w:name="_Toc343086130"/>
      <w:r>
        <w:t>Figure 1</w:t>
      </w:r>
      <w:r w:rsidR="0099247A">
        <w:t>7</w:t>
      </w:r>
      <w:r w:rsidR="008250F8">
        <w:t>: Display Attributes</w:t>
      </w:r>
      <w:bookmarkEnd w:id="91"/>
      <w:bookmarkEnd w:id="92"/>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091878" w:rsidRDefault="00091878" w:rsidP="000E0490">
      <w:pPr>
        <w:pStyle w:val="Heading1"/>
        <w:jc w:val="center"/>
        <w:rPr>
          <w:b w:val="0"/>
        </w:rPr>
      </w:pPr>
    </w:p>
    <w:p w:rsidR="00DF4CD8" w:rsidRDefault="00DF4CD8" w:rsidP="000E0490">
      <w:pPr>
        <w:pStyle w:val="Heading1"/>
        <w:jc w:val="center"/>
        <w:rPr>
          <w:b w:val="0"/>
        </w:rPr>
      </w:pPr>
      <w:bookmarkStart w:id="93" w:name="_Toc343086131"/>
      <w:r w:rsidRPr="00272081">
        <w:rPr>
          <w:b w:val="0"/>
        </w:rPr>
        <w:t>Display Items</w:t>
      </w:r>
      <w:bookmarkEnd w:id="93"/>
    </w:p>
    <w:p w:rsidR="008D2D80" w:rsidRDefault="008D2D80" w:rsidP="00AC47BC">
      <w:pPr>
        <w:spacing w:after="0"/>
        <w:outlineLvl w:val="0"/>
      </w:pPr>
    </w:p>
    <w:p w:rsidR="009C5DE0" w:rsidRDefault="007A68E6" w:rsidP="00285220">
      <w:pPr>
        <w:pStyle w:val="Heading3"/>
        <w:jc w:val="center"/>
      </w:pPr>
      <w:bookmarkStart w:id="94" w:name="_Toc341724369"/>
      <w:bookmarkStart w:id="95" w:name="_Toc341726225"/>
      <w:r>
        <w:rPr>
          <w:i/>
          <w:iCs/>
          <w:noProof/>
          <w:color w:val="808080" w:themeColor="text1" w:themeTint="7F"/>
        </w:rPr>
        <w:drawing>
          <wp:inline distT="0" distB="0" distL="0" distR="0">
            <wp:extent cx="1035050" cy="1457960"/>
            <wp:effectExtent l="0" t="0" r="0" b="0"/>
            <wp:docPr id="44" name="Picture 44" descr="C:\Users\CAAS\Desktop\ScreenHunter_36 Nov. 18 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AS\Desktop\ScreenHunter_36 Nov. 18 16.18.jp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5050" cy="1457960"/>
                    </a:xfrm>
                    <a:prstGeom prst="rect">
                      <a:avLst/>
                    </a:prstGeom>
                    <a:noFill/>
                    <a:ln>
                      <a:noFill/>
                    </a:ln>
                  </pic:spPr>
                </pic:pic>
              </a:graphicData>
            </a:graphic>
          </wp:inline>
        </w:drawing>
      </w:r>
      <w:bookmarkEnd w:id="94"/>
      <w:bookmarkEnd w:id="95"/>
    </w:p>
    <w:p w:rsidR="009A0021" w:rsidRDefault="005F48DF" w:rsidP="00285220">
      <w:pPr>
        <w:pStyle w:val="Heading3"/>
        <w:jc w:val="center"/>
      </w:pPr>
      <w:bookmarkStart w:id="96" w:name="_Toc336514080"/>
      <w:bookmarkStart w:id="97" w:name="_Toc343086132"/>
      <w:r>
        <w:t>Figure 1</w:t>
      </w:r>
      <w:r w:rsidR="0099247A">
        <w:t>8</w:t>
      </w:r>
      <w:r w:rsidR="009C5DE0">
        <w:t>: Display Items</w:t>
      </w:r>
      <w:bookmarkEnd w:id="96"/>
      <w:bookmarkEnd w:id="97"/>
    </w:p>
    <w:p w:rsidR="009C5DE0" w:rsidRDefault="009C5DE0" w:rsidP="009A0021">
      <w:pPr>
        <w:spacing w:after="0"/>
      </w:pPr>
    </w:p>
    <w:p w:rsidR="000F7455" w:rsidRPr="00321713" w:rsidRDefault="005B5330">
      <w:r>
        <w:t>Display Item</w:t>
      </w:r>
      <w:r w:rsidR="009D0BCF">
        <w:t xml:space="preserve">s option </w:t>
      </w:r>
      <w:r w:rsidR="00AC47BC">
        <w:t>provides a simple way to dynamically enable/disable specific data item on the display. The selection gets saved between application sessions.</w:t>
      </w:r>
    </w:p>
    <w:p w:rsidR="004A5145" w:rsidRDefault="00870C75" w:rsidP="00EF6019">
      <w:pPr>
        <w:pStyle w:val="Heading1"/>
        <w:jc w:val="center"/>
        <w:rPr>
          <w:b w:val="0"/>
        </w:rPr>
      </w:pPr>
      <w:bookmarkStart w:id="98" w:name="_Toc343086133"/>
      <w:r w:rsidRPr="00272081">
        <w:rPr>
          <w:b w:val="0"/>
        </w:rPr>
        <w:t>Label Attributes</w:t>
      </w:r>
      <w:bookmarkEnd w:id="98"/>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BD5D20" w:rsidP="001D5D74">
      <w:pPr>
        <w:pStyle w:val="Heading3"/>
        <w:jc w:val="center"/>
      </w:pPr>
      <w:bookmarkStart w:id="99" w:name="_Toc341724372"/>
      <w:bookmarkStart w:id="100" w:name="_Toc341726228"/>
      <w:r>
        <w:rPr>
          <w:i/>
          <w:iCs/>
          <w:noProof/>
          <w:color w:val="808080" w:themeColor="text1" w:themeTint="7F"/>
        </w:rPr>
        <w:lastRenderedPageBreak/>
        <w:drawing>
          <wp:inline distT="0" distB="0" distL="0" distR="0">
            <wp:extent cx="2415396" cy="3976778"/>
            <wp:effectExtent l="0" t="0" r="0" b="0"/>
            <wp:docPr id="45" name="Picture 45" descr="C:\Users\CAAS\Desktop\ScreenHunter_37 Nov. 18 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AS\Desktop\ScreenHunter_37 Nov. 18 16.19.jp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5540" cy="3977015"/>
                    </a:xfrm>
                    <a:prstGeom prst="rect">
                      <a:avLst/>
                    </a:prstGeom>
                    <a:noFill/>
                    <a:ln>
                      <a:noFill/>
                    </a:ln>
                  </pic:spPr>
                </pic:pic>
              </a:graphicData>
            </a:graphic>
          </wp:inline>
        </w:drawing>
      </w:r>
      <w:bookmarkEnd w:id="99"/>
      <w:bookmarkEnd w:id="100"/>
    </w:p>
    <w:p w:rsidR="00870C75" w:rsidRPr="00A60434" w:rsidRDefault="005F48DF" w:rsidP="00A60434">
      <w:pPr>
        <w:pStyle w:val="Heading3"/>
        <w:jc w:val="center"/>
      </w:pPr>
      <w:bookmarkStart w:id="101" w:name="_Toc336514081"/>
      <w:bookmarkStart w:id="102" w:name="_Toc343086134"/>
      <w:r>
        <w:t>Figure 1</w:t>
      </w:r>
      <w:r w:rsidR="0099247A">
        <w:t>9</w:t>
      </w:r>
      <w:r w:rsidR="000F7455">
        <w:t>: Label Attributes Picker</w:t>
      </w:r>
      <w:bookmarkEnd w:id="101"/>
      <w:bookmarkEnd w:id="102"/>
    </w:p>
    <w:p w:rsidR="00A60434" w:rsidRPr="00BC3120" w:rsidRDefault="00A60434" w:rsidP="00BC3120">
      <w:pPr>
        <w:pStyle w:val="Heading1"/>
        <w:jc w:val="center"/>
      </w:pPr>
      <w:bookmarkStart w:id="103" w:name="_Toc343086135"/>
      <w:r>
        <w:t>Choosing Category to Process</w:t>
      </w:r>
      <w:bookmarkEnd w:id="103"/>
    </w:p>
    <w:p w:rsidR="00577E5B" w:rsidRDefault="00577E5B" w:rsidP="00A60434"/>
    <w:p w:rsidR="00A60434" w:rsidRPr="00A60434" w:rsidRDefault="00BD5D20" w:rsidP="00A60434">
      <w:pPr>
        <w:jc w:val="center"/>
      </w:pPr>
      <w:r>
        <w:rPr>
          <w:noProof/>
        </w:rPr>
        <w:drawing>
          <wp:inline distT="0" distB="0" distL="0" distR="0">
            <wp:extent cx="1958340" cy="1932305"/>
            <wp:effectExtent l="0" t="0" r="0" b="0"/>
            <wp:docPr id="46" name="Picture 46" descr="C:\Users\CAAS\Desktop\Release\Category 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AS\Desktop\Release\Category selector.jp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58340" cy="1932305"/>
                    </a:xfrm>
                    <a:prstGeom prst="rect">
                      <a:avLst/>
                    </a:prstGeom>
                    <a:noFill/>
                    <a:ln>
                      <a:noFill/>
                    </a:ln>
                  </pic:spPr>
                </pic:pic>
              </a:graphicData>
            </a:graphic>
          </wp:inline>
        </w:drawing>
      </w:r>
    </w:p>
    <w:p w:rsidR="00AC47BC" w:rsidRDefault="0099247A" w:rsidP="00D912B7">
      <w:pPr>
        <w:pStyle w:val="Heading3"/>
        <w:jc w:val="center"/>
      </w:pPr>
      <w:bookmarkStart w:id="104" w:name="_Toc336514082"/>
      <w:bookmarkStart w:id="105" w:name="_Toc334523368"/>
      <w:bookmarkStart w:id="106" w:name="_Toc343086136"/>
      <w:r>
        <w:t>Figure 20</w:t>
      </w:r>
      <w:r w:rsidR="000178C9">
        <w:t>: Category decoder selector</w:t>
      </w:r>
      <w:bookmarkEnd w:id="104"/>
      <w:bookmarkEnd w:id="106"/>
    </w:p>
    <w:p w:rsidR="00BC3120" w:rsidRPr="00BC3120" w:rsidRDefault="00BC3120" w:rsidP="00BC3120"/>
    <w:p w:rsidR="0097023F" w:rsidRDefault="00AC47BC" w:rsidP="00D912B7">
      <w:pPr>
        <w:ind w:firstLine="720"/>
      </w:pPr>
      <w:r>
        <w:t xml:space="preserve">This option </w:t>
      </w:r>
      <w:r w:rsidR="00FF1A36">
        <w:t>allows the user to choose what</w:t>
      </w:r>
      <w:r w:rsidR="00B25D16">
        <w:t xml:space="preserve"> </w:t>
      </w:r>
      <w:r>
        <w:t>ASTERIX Category to process</w:t>
      </w:r>
      <w:r w:rsidR="00321713">
        <w:t xml:space="preserve"> and </w:t>
      </w:r>
      <w:r w:rsidR="00FF1A36">
        <w:t>what</w:t>
      </w:r>
      <w:r w:rsidR="00321713">
        <w:t xml:space="preserve"> to ignore.</w:t>
      </w:r>
    </w:p>
    <w:p w:rsidR="000C4CD0" w:rsidRPr="00D912B7" w:rsidRDefault="000C4CD0" w:rsidP="00D912B7">
      <w:pPr>
        <w:pStyle w:val="Heading1"/>
        <w:jc w:val="center"/>
      </w:pPr>
      <w:bookmarkStart w:id="107" w:name="_Toc343086137"/>
      <w:r>
        <w:lastRenderedPageBreak/>
        <w:t>ASTERIX Recording</w:t>
      </w:r>
      <w:r w:rsidR="005E4F22">
        <w:t xml:space="preserve"> &amp; Forwarding</w:t>
      </w:r>
      <w:bookmarkEnd w:id="107"/>
    </w:p>
    <w:p w:rsidR="000C4CD0" w:rsidRPr="000C4CD0" w:rsidRDefault="000C4CD0" w:rsidP="000C4CD0"/>
    <w:p w:rsidR="000C4CD0" w:rsidRDefault="00BD5D20" w:rsidP="00AC3693">
      <w:pPr>
        <w:jc w:val="center"/>
      </w:pPr>
      <w:r>
        <w:rPr>
          <w:noProof/>
        </w:rPr>
        <w:drawing>
          <wp:inline distT="0" distB="0" distL="0" distR="0">
            <wp:extent cx="6849373" cy="2777356"/>
            <wp:effectExtent l="0" t="0" r="0" b="0"/>
            <wp:docPr id="47" name="Picture 47" descr="C:\Users\CAAS\Desktop\Release\Record and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AS\Desktop\Release\Record and Forward.jp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49704" cy="2777490"/>
                    </a:xfrm>
                    <a:prstGeom prst="rect">
                      <a:avLst/>
                    </a:prstGeom>
                    <a:noFill/>
                    <a:ln>
                      <a:noFill/>
                    </a:ln>
                  </pic:spPr>
                </pic:pic>
              </a:graphicData>
            </a:graphic>
          </wp:inline>
        </w:drawing>
      </w:r>
    </w:p>
    <w:p w:rsidR="000C4CD0" w:rsidRDefault="0099247A" w:rsidP="004319B9">
      <w:pPr>
        <w:pStyle w:val="Heading3"/>
        <w:jc w:val="center"/>
      </w:pPr>
      <w:bookmarkStart w:id="108" w:name="_Toc343086138"/>
      <w:r>
        <w:t>Figure 21</w:t>
      </w:r>
      <w:r w:rsidR="004319B9">
        <w:t>: Data Recording and Forwarding</w:t>
      </w:r>
      <w:bookmarkEnd w:id="108"/>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t>This function p</w:t>
      </w:r>
      <w:r w:rsidR="005F7E3C">
        <w:t xml:space="preserve">rovides </w:t>
      </w:r>
      <w:r>
        <w:t xml:space="preserve">the </w:t>
      </w:r>
      <w:r w:rsidR="005E4F22">
        <w:t xml:space="preserve">capability to record up to 5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 used for Replaying. Note that </w:t>
      </w:r>
      <w:proofErr w:type="gramStart"/>
      <w:r w:rsidR="0056394C">
        <w:t>Raw</w:t>
      </w:r>
      <w:proofErr w:type="gramEnd"/>
      <w:r w:rsidR="0056394C">
        <w:t xml:space="preserve"> </w:t>
      </w:r>
      <w:r w:rsidR="005E4F22">
        <w:t xml:space="preserve">recording can be opened </w:t>
      </w:r>
      <w:r>
        <w:t xml:space="preserve">with </w:t>
      </w:r>
      <w:r w:rsidR="005E4F22">
        <w:t>the Asterix Inspector (</w:t>
      </w:r>
      <w:hyperlink r:id="rId34" w:history="1">
        <w:r w:rsidR="005E4F22" w:rsidRPr="002A2BB5">
          <w:rPr>
            <w:rStyle w:val="Hyperlink"/>
          </w:rPr>
          <w:t>http://sourceforge.net/projects/asterix/?source=directory</w:t>
        </w:r>
      </w:hyperlink>
      <w:r w:rsidR="005E4F22">
        <w: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109" w:name="_Toc343086139"/>
      <w:r>
        <w:t xml:space="preserve">ASTERIX </w:t>
      </w:r>
      <w:r w:rsidR="00A22BBE">
        <w:t>Replay</w:t>
      </w:r>
      <w:bookmarkEnd w:id="109"/>
    </w:p>
    <w:p w:rsidR="00427DCA" w:rsidRDefault="00427DCA" w:rsidP="00427DCA"/>
    <w:p w:rsidR="005D0A15" w:rsidRDefault="008E11EC" w:rsidP="005D0A15">
      <w:pPr>
        <w:jc w:val="center"/>
      </w:pPr>
      <w:r>
        <w:rPr>
          <w:noProof/>
        </w:rPr>
        <w:drawing>
          <wp:inline distT="0" distB="0" distL="0" distR="0">
            <wp:extent cx="3502025" cy="2855595"/>
            <wp:effectExtent l="0" t="0" r="0" b="0"/>
            <wp:docPr id="48" name="Picture 48" descr="C:\Users\CAAS\Desktop\Release\R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AS\Desktop\Release\Replay.jp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2025" cy="2855595"/>
                    </a:xfrm>
                    <a:prstGeom prst="rect">
                      <a:avLst/>
                    </a:prstGeom>
                    <a:noFill/>
                    <a:ln>
                      <a:noFill/>
                    </a:ln>
                  </pic:spPr>
                </pic:pic>
              </a:graphicData>
            </a:graphic>
          </wp:inline>
        </w:drawing>
      </w:r>
    </w:p>
    <w:p w:rsidR="0099247A" w:rsidRDefault="0099247A" w:rsidP="0099247A">
      <w:pPr>
        <w:pStyle w:val="Heading3"/>
        <w:jc w:val="center"/>
      </w:pPr>
      <w:bookmarkStart w:id="110" w:name="_Toc343086140"/>
      <w:r>
        <w:t>Figure 22</w:t>
      </w:r>
      <w:r w:rsidR="005D0A15">
        <w:t>: ASTERIX Replay</w:t>
      </w:r>
      <w:bookmarkEnd w:id="110"/>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B25D16">
        <w:t>. It also requires</w:t>
      </w:r>
      <w:r>
        <w:t xml:space="preserve">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6B7494">
        <w:t>ter. It is also possible to pause</w:t>
      </w:r>
      <w:r w:rsidR="00427DCA">
        <w:t xml:space="preserve"> and resume replay. </w:t>
      </w:r>
    </w:p>
    <w:p w:rsidR="00427DCA" w:rsidRPr="00BC3120" w:rsidRDefault="00226232" w:rsidP="00BC3120">
      <w:pPr>
        <w:pStyle w:val="Heading1"/>
        <w:jc w:val="center"/>
      </w:pPr>
      <w:bookmarkStart w:id="111" w:name="_Toc343086141"/>
      <w:r>
        <w:t>“Replay” to “Raw”</w:t>
      </w:r>
      <w:bookmarkEnd w:id="111"/>
    </w:p>
    <w:p w:rsidR="00226232" w:rsidRDefault="00226232" w:rsidP="00226232"/>
    <w:p w:rsidR="00EB4DE1" w:rsidRDefault="000654AB" w:rsidP="00EB4DE1">
      <w:pPr>
        <w:jc w:val="center"/>
      </w:pPr>
      <w:r>
        <w:rPr>
          <w:noProof/>
        </w:rPr>
        <w:drawing>
          <wp:inline distT="0" distB="0" distL="0" distR="0">
            <wp:extent cx="3605530" cy="707390"/>
            <wp:effectExtent l="0" t="0" r="0" b="0"/>
            <wp:docPr id="49" name="Picture 49" descr="C:\Users\CAAS\Desktop\Release\Replay to Raw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AS\Desktop\Release\Replay to Raw format.jp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5530" cy="707390"/>
                    </a:xfrm>
                    <a:prstGeom prst="rect">
                      <a:avLst/>
                    </a:prstGeom>
                    <a:noFill/>
                    <a:ln>
                      <a:noFill/>
                    </a:ln>
                  </pic:spPr>
                </pic:pic>
              </a:graphicData>
            </a:graphic>
          </wp:inline>
        </w:drawing>
      </w:r>
    </w:p>
    <w:p w:rsidR="0099247A" w:rsidRDefault="0099247A" w:rsidP="0099247A">
      <w:pPr>
        <w:pStyle w:val="Heading3"/>
        <w:jc w:val="center"/>
      </w:pPr>
      <w:bookmarkStart w:id="112" w:name="_Toc343086142"/>
      <w:r>
        <w:t>Figure 23</w:t>
      </w:r>
      <w:r w:rsidR="00EB4DE1">
        <w:t>: Replay to Raw format</w:t>
      </w:r>
      <w:bookmarkEnd w:id="112"/>
    </w:p>
    <w:p w:rsidR="0099247A" w:rsidRDefault="0099247A" w:rsidP="0099247A">
      <w:pPr>
        <w:jc w:val="center"/>
      </w:pPr>
    </w:p>
    <w:p w:rsidR="00427DCA" w:rsidRDefault="00226232" w:rsidP="00103907">
      <w:r>
        <w:lastRenderedPageBreak/>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EE7644" w:rsidRPr="001E2860" w:rsidRDefault="00EE7644" w:rsidP="001E2860">
      <w:pPr>
        <w:pStyle w:val="Heading1"/>
        <w:jc w:val="center"/>
      </w:pPr>
      <w:bookmarkStart w:id="113" w:name="_Toc343086143"/>
      <w:r>
        <w:t xml:space="preserve">System </w:t>
      </w:r>
      <w:r w:rsidR="00946BE0">
        <w:t xml:space="preserve">Configuration and </w:t>
      </w:r>
      <w:r>
        <w:t>Status</w:t>
      </w:r>
      <w:bookmarkEnd w:id="113"/>
    </w:p>
    <w:p w:rsidR="00EE7644" w:rsidRDefault="00EE7644" w:rsidP="00EE7644"/>
    <w:p w:rsidR="00EE7644" w:rsidRPr="00EE7644" w:rsidRDefault="00D13995" w:rsidP="00916029">
      <w:pPr>
        <w:jc w:val="center"/>
      </w:pPr>
      <w:r>
        <w:rPr>
          <w:noProof/>
        </w:rPr>
        <w:drawing>
          <wp:inline distT="0" distB="0" distL="0" distR="0">
            <wp:extent cx="6443980" cy="2837815"/>
            <wp:effectExtent l="0" t="0" r="0" b="0"/>
            <wp:docPr id="52" name="Picture 52"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AS\Desktop\Desktop.jp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43980" cy="283781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114" w:name="_Toc343086144"/>
      <w:r>
        <w:t>Figure 24: Three screen shoots of System Status Display (GO, History and Data Loss)</w:t>
      </w:r>
      <w:bookmarkEnd w:id="114"/>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w:t>
      </w:r>
      <w:r w:rsidR="00397362">
        <w:rPr>
          <w:rFonts w:cs="Consolas"/>
        </w:rPr>
        <w:t xml:space="preserve">NOGO event transitions GO </w:t>
      </w:r>
      <w:r>
        <w:rPr>
          <w:rFonts w:cs="Consolas"/>
        </w:rPr>
        <w:t xml:space="preserve">it marked in </w:t>
      </w:r>
      <w:r w:rsidRPr="00EE7644">
        <w:rPr>
          <w:rFonts w:cs="Consolas"/>
          <w:highlight w:val="green"/>
        </w:rPr>
        <w:t>Green</w:t>
      </w:r>
      <w:r>
        <w:rPr>
          <w:rFonts w:cs="Consolas"/>
        </w:rPr>
        <w:t xml:space="preserve">. </w:t>
      </w:r>
    </w:p>
    <w:p w:rsidR="007A2595" w:rsidRDefault="007A2595">
      <w:pPr>
        <w:rPr>
          <w:rFonts w:asciiTheme="majorHAnsi" w:eastAsiaTheme="majorEastAsia" w:hAnsiTheme="majorHAnsi" w:cstheme="majorBidi"/>
          <w:b/>
          <w:bCs/>
          <w:color w:val="365F91" w:themeColor="accent1" w:themeShade="BF"/>
          <w:sz w:val="28"/>
          <w:szCs w:val="28"/>
        </w:rPr>
      </w:pPr>
      <w:r>
        <w:br w:type="page"/>
      </w:r>
    </w:p>
    <w:p w:rsidR="007A2595" w:rsidRDefault="007A2595" w:rsidP="0035674D">
      <w:pPr>
        <w:pStyle w:val="Heading1"/>
        <w:jc w:val="center"/>
      </w:pPr>
      <w:bookmarkStart w:id="115" w:name="_Toc343086145"/>
      <w:r>
        <w:lastRenderedPageBreak/>
        <w:t>Miscellaneous Settings</w:t>
      </w:r>
      <w:bookmarkEnd w:id="115"/>
    </w:p>
    <w:p w:rsidR="007A2595" w:rsidRDefault="007A2595" w:rsidP="007A2595"/>
    <w:p w:rsidR="00462FE4" w:rsidRDefault="00462FE4" w:rsidP="00462FE4">
      <w:pPr>
        <w:pStyle w:val="ListParagraph"/>
        <w:numPr>
          <w:ilvl w:val="0"/>
          <w:numId w:val="24"/>
        </w:numPr>
      </w:pPr>
      <w:r>
        <w:t>“Display Mode C as FL” if checked off then displays Mode C exactly as received from the sensor.</w:t>
      </w:r>
    </w:p>
    <w:p w:rsidR="00462FE4" w:rsidRPr="007A2595" w:rsidRDefault="00462FE4" w:rsidP="00462FE4">
      <w:pPr>
        <w:pStyle w:val="ListParagraph"/>
        <w:numPr>
          <w:ilvl w:val="0"/>
          <w:numId w:val="24"/>
        </w:numPr>
      </w:pPr>
      <w:r>
        <w:t>“Display position in decimals” if checked then LAT/LNG of the mouse position is displayed in decimal degrees format.</w:t>
      </w:r>
    </w:p>
    <w:p w:rsidR="007A2595" w:rsidRDefault="00E90A35" w:rsidP="007A2595">
      <w:pPr>
        <w:jc w:val="center"/>
      </w:pPr>
      <w:r>
        <w:rPr>
          <w:noProof/>
        </w:rPr>
        <w:drawing>
          <wp:inline distT="0" distB="0" distL="0" distR="0">
            <wp:extent cx="1880558" cy="905774"/>
            <wp:effectExtent l="0" t="0" r="0" b="0"/>
            <wp:docPr id="50" name="Picture 50" descr="C:\Users\CAAS\Desktop\Release\Misc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AS\Desktop\Release\Misc Settings.jp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0519" cy="905755"/>
                    </a:xfrm>
                    <a:prstGeom prst="rect">
                      <a:avLst/>
                    </a:prstGeom>
                    <a:noFill/>
                    <a:ln>
                      <a:noFill/>
                    </a:ln>
                  </pic:spPr>
                </pic:pic>
              </a:graphicData>
            </a:graphic>
          </wp:inline>
        </w:drawing>
      </w:r>
    </w:p>
    <w:p w:rsidR="007A2595" w:rsidRDefault="007A2595" w:rsidP="007A2595">
      <w:pPr>
        <w:pStyle w:val="Heading3"/>
        <w:jc w:val="center"/>
      </w:pPr>
      <w:bookmarkStart w:id="116" w:name="_Toc343086146"/>
      <w:r>
        <w:t>Figure 25: Miscellaneous Settings</w:t>
      </w:r>
      <w:bookmarkEnd w:id="116"/>
    </w:p>
    <w:p w:rsidR="00C504D9" w:rsidRDefault="007A2595" w:rsidP="0035674D">
      <w:pPr>
        <w:pStyle w:val="Heading1"/>
        <w:jc w:val="center"/>
      </w:pPr>
      <w:bookmarkStart w:id="117" w:name="_Toc343086147"/>
      <w:r>
        <w:t>I</w:t>
      </w:r>
      <w:r w:rsidR="00C504D9">
        <w:t>mplemented Decoders (so far)</w:t>
      </w:r>
      <w:bookmarkEnd w:id="117"/>
    </w:p>
    <w:p w:rsidR="0035674D" w:rsidRPr="0035674D" w:rsidRDefault="0035674D" w:rsidP="0035674D"/>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w:t>
      </w:r>
      <w:proofErr w:type="gramStart"/>
      <w:r w:rsidRPr="001F737E">
        <w:rPr>
          <w:rFonts w:cstheme="minorHAnsi"/>
        </w:rPr>
        <w:t>Period</w:t>
      </w:r>
      <w:proofErr w:type="gramEnd"/>
      <w:r w:rsidRPr="001F737E">
        <w:rPr>
          <w:rFonts w:cstheme="minorHAnsi"/>
        </w:rPr>
        <w:t xml:space="preserve">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FF41D9" w:rsidRPr="00776422" w:rsidRDefault="00FF41D9" w:rsidP="00FF41D9">
      <w:pPr>
        <w:autoSpaceDE w:val="0"/>
        <w:autoSpaceDN w:val="0"/>
        <w:adjustRightInd w:val="0"/>
        <w:spacing w:after="0" w:line="240" w:lineRule="auto"/>
        <w:ind w:left="2160" w:firstLine="720"/>
        <w:rPr>
          <w:rFonts w:cs="Consolas"/>
        </w:rPr>
      </w:pPr>
      <w:r w:rsidRPr="00776422">
        <w:rPr>
          <w:rFonts w:cs="Consolas"/>
        </w:rPr>
        <w:t xml:space="preserve">250 </w:t>
      </w:r>
      <w:proofErr w:type="gramStart"/>
      <w:r w:rsidRPr="00776422">
        <w:rPr>
          <w:rFonts w:cs="Consolas"/>
        </w:rPr>
        <w:t>Mode-</w:t>
      </w:r>
      <w:proofErr w:type="gramEnd"/>
      <w:r w:rsidRPr="00776422">
        <w:rPr>
          <w:rFonts w:cs="Consolas"/>
        </w:rPr>
        <w:t>S MB</w:t>
      </w:r>
    </w:p>
    <w:p w:rsidR="00701ECC" w:rsidRPr="0014581D" w:rsidRDefault="00701ECC" w:rsidP="00701ECC">
      <w:pPr>
        <w:autoSpaceDE w:val="0"/>
        <w:autoSpaceDN w:val="0"/>
        <w:adjustRightInd w:val="0"/>
        <w:spacing w:after="0" w:line="240" w:lineRule="auto"/>
        <w:rPr>
          <w:rFonts w:cstheme="minorHAnsi"/>
        </w:rPr>
      </w:pPr>
      <w:r>
        <w:rPr>
          <w:rFonts w:cs="Consolas"/>
        </w:rPr>
        <w:tab/>
      </w:r>
      <w:r>
        <w:rPr>
          <w:rFonts w:cs="Consolas"/>
        </w:rPr>
        <w:tab/>
      </w:r>
      <w:r>
        <w:rPr>
          <w:rFonts w:cs="Consolas"/>
        </w:rPr>
        <w:tab/>
      </w:r>
      <w:r>
        <w:rPr>
          <w:rFonts w:cs="Consolas"/>
        </w:rPr>
        <w:tab/>
      </w:r>
      <w:r>
        <w:rPr>
          <w:rFonts w:cs="Consolas"/>
        </w:rPr>
        <w:tab/>
      </w:r>
      <w:r w:rsidRPr="0014581D">
        <w:rPr>
          <w:rFonts w:cstheme="minorHAnsi"/>
        </w:rPr>
        <w:t>BDS40 Selected Vertical Intention</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1. MCP/FCU Selected Altitude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2. FMS Selected Altitude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3. Barometric Pressure Setting Minus 800mb</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4. Status</w:t>
      </w:r>
    </w:p>
    <w:p w:rsidR="00701ECC" w:rsidRPr="0014581D" w:rsidRDefault="00701ECC" w:rsidP="00701ECC">
      <w:pPr>
        <w:autoSpaceDE w:val="0"/>
        <w:autoSpaceDN w:val="0"/>
        <w:adjustRightInd w:val="0"/>
        <w:spacing w:after="0" w:line="240" w:lineRule="auto"/>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r>
      <w:r w:rsidRPr="0014581D">
        <w:rPr>
          <w:rFonts w:cstheme="minorHAnsi"/>
        </w:rPr>
        <w:tab/>
        <w:t>BDS60 Heading and speed report</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1. Magnetic Heading</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lastRenderedPageBreak/>
        <w:tab/>
      </w:r>
      <w:r w:rsidRPr="0014581D">
        <w:rPr>
          <w:rFonts w:cstheme="minorHAnsi"/>
        </w:rPr>
        <w:tab/>
      </w:r>
      <w:r w:rsidRPr="0014581D">
        <w:rPr>
          <w:rFonts w:cstheme="minorHAnsi"/>
        </w:rPr>
        <w:tab/>
      </w:r>
      <w:r w:rsidRPr="0014581D">
        <w:rPr>
          <w:rFonts w:cstheme="minorHAnsi"/>
        </w:rPr>
        <w:tab/>
        <w:t>2. Indicated Airspeed</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3. Mach number</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4. Barometric Altitude rate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5. Inertial Altitude rate</w:t>
      </w:r>
    </w:p>
    <w:p w:rsidR="00701ECC" w:rsidRPr="0014581D" w:rsidRDefault="00701ECC" w:rsidP="00701ECC">
      <w:pPr>
        <w:autoSpaceDE w:val="0"/>
        <w:autoSpaceDN w:val="0"/>
        <w:adjustRightInd w:val="0"/>
        <w:spacing w:after="0" w:line="240" w:lineRule="auto"/>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r>
      <w:r w:rsidRPr="0014581D">
        <w:rPr>
          <w:rFonts w:cstheme="minorHAnsi"/>
        </w:rPr>
        <w:tab/>
        <w:t>BDS50 Track and turn report</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1. Roll Angle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2. Track Angle</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3. Ground Speed</w:t>
      </w:r>
    </w:p>
    <w:p w:rsidR="00701ECC" w:rsidRPr="0014581D" w:rsidRDefault="00701ECC" w:rsidP="00701ECC">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4. Track Angle Rate</w:t>
      </w:r>
    </w:p>
    <w:p w:rsidR="00FF41D9" w:rsidRDefault="00701ECC" w:rsidP="00C73A5F">
      <w:pPr>
        <w:autoSpaceDE w:val="0"/>
        <w:autoSpaceDN w:val="0"/>
        <w:adjustRightInd w:val="0"/>
        <w:spacing w:after="0" w:line="240" w:lineRule="auto"/>
        <w:ind w:left="1440"/>
        <w:rPr>
          <w:rFonts w:cstheme="minorHAnsi"/>
        </w:rPr>
      </w:pPr>
      <w:r w:rsidRPr="0014581D">
        <w:rPr>
          <w:rFonts w:cstheme="minorHAnsi"/>
        </w:rPr>
        <w:tab/>
      </w:r>
      <w:r w:rsidRPr="0014581D">
        <w:rPr>
          <w:rFonts w:cstheme="minorHAnsi"/>
        </w:rPr>
        <w:tab/>
      </w:r>
      <w:r w:rsidRPr="0014581D">
        <w:rPr>
          <w:rFonts w:cstheme="minorHAnsi"/>
        </w:rPr>
        <w:tab/>
      </w:r>
      <w:r w:rsidRPr="0014581D">
        <w:rPr>
          <w:rFonts w:cstheme="minorHAnsi"/>
        </w:rPr>
        <w:tab/>
        <w:t>5. True Airspeed</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w:t>
      </w:r>
      <w:proofErr w:type="gramStart"/>
      <w:r w:rsidRPr="0048690F">
        <w:rPr>
          <w:rFonts w:cstheme="minorHAnsi"/>
        </w:rPr>
        <w:t>Time-of-Day</w:t>
      </w:r>
      <w:proofErr w:type="gramEnd"/>
      <w:r w:rsidRPr="0048690F">
        <w:rPr>
          <w:rFonts w:cstheme="minorHAnsi"/>
        </w:rPr>
        <w:t xml:space="preserv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w:t>
      </w:r>
      <w:proofErr w:type="gramStart"/>
      <w:r w:rsidRPr="0048690F">
        <w:rPr>
          <w:rFonts w:cstheme="minorHAnsi"/>
        </w:rPr>
        <w:t>Period</w:t>
      </w:r>
      <w:proofErr w:type="gramEnd"/>
      <w:r w:rsidRPr="0048690F">
        <w:rPr>
          <w:rFonts w:cstheme="minorHAnsi"/>
        </w:rPr>
        <w:t xml:space="preserve">     </w:t>
      </w:r>
    </w:p>
    <w:p w:rsidR="00415086" w:rsidRPr="0048690F" w:rsidRDefault="00415086" w:rsidP="0048690F">
      <w:pPr>
        <w:autoSpaceDE w:val="0"/>
        <w:autoSpaceDN w:val="0"/>
        <w:adjustRightInd w:val="0"/>
        <w:spacing w:after="0" w:line="240" w:lineRule="auto"/>
        <w:rPr>
          <w:rFonts w:cstheme="minorHAnsi"/>
        </w:rPr>
      </w:pPr>
      <w:r>
        <w:rPr>
          <w:rFonts w:cstheme="minorHAnsi"/>
        </w:rPr>
        <w:tab/>
      </w:r>
      <w:r>
        <w:rPr>
          <w:rFonts w:cstheme="minorHAnsi"/>
        </w:rPr>
        <w:tab/>
      </w:r>
      <w:r>
        <w:rPr>
          <w:rFonts w:cstheme="minorHAnsi"/>
        </w:rPr>
        <w:tab/>
      </w:r>
      <w:r>
        <w:rPr>
          <w:rFonts w:cstheme="minorHAnsi"/>
        </w:rPr>
        <w:tab/>
        <w:t xml:space="preserve">050 System </w:t>
      </w:r>
      <w:proofErr w:type="gramStart"/>
      <w:r>
        <w:rPr>
          <w:rFonts w:cstheme="minorHAnsi"/>
        </w:rPr>
        <w:t>Configuration</w:t>
      </w:r>
      <w:proofErr w:type="gramEnd"/>
      <w:r>
        <w:rPr>
          <w:rFonts w:cstheme="minorHAnsi"/>
        </w:rPr>
        <w:t xml:space="preserve"> and Status</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354DC4"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r w:rsidRPr="00354DC4">
        <w:rPr>
          <w:rFonts w:cstheme="minorHAnsi"/>
        </w:rPr>
        <w:t>380 Aircraft Derived Data</w:t>
      </w:r>
    </w:p>
    <w:p w:rsidR="00991434" w:rsidRDefault="00C504D9" w:rsidP="00991434">
      <w:pPr>
        <w:autoSpaceDE w:val="0"/>
        <w:autoSpaceDN w:val="0"/>
        <w:adjustRightInd w:val="0"/>
        <w:spacing w:after="0" w:line="240" w:lineRule="auto"/>
        <w:ind w:left="1440"/>
        <w:rPr>
          <w:rFonts w:ascii="Consolas" w:hAnsi="Consolas" w:cs="Consolas"/>
          <w:sz w:val="19"/>
          <w:szCs w:val="19"/>
        </w:rPr>
      </w:pPr>
      <w:r w:rsidRPr="00354DC4">
        <w:rPr>
          <w:rFonts w:cstheme="minorHAnsi"/>
        </w:rPr>
        <w:tab/>
      </w:r>
      <w:r w:rsidRPr="00354DC4">
        <w:rPr>
          <w:rFonts w:cstheme="minorHAnsi"/>
        </w:rPr>
        <w:tab/>
      </w:r>
      <w:r w:rsidRPr="00354DC4">
        <w:rPr>
          <w:rFonts w:cstheme="minorHAnsi"/>
        </w:rPr>
        <w:tab/>
      </w:r>
      <w:r w:rsidR="00991434">
        <w:rPr>
          <w:rFonts w:ascii="Consolas" w:hAnsi="Consolas" w:cs="Consolas"/>
          <w:sz w:val="19"/>
          <w:szCs w:val="19"/>
        </w:rPr>
        <w:t>Subfield # 2: Target Identification</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3: Magnetic Heading</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5: True Airspeed (TAS)</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6: Selected Altitude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7: Final State Selected Altitude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Subfield # 10: COM, ACAS and Flight Status </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15: Roll Angle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17: Track Angle</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18: Ground Speed</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26: Indicated Airspeed (IAS)</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27: Mach number</w:t>
      </w:r>
    </w:p>
    <w:p w:rsidR="00991434" w:rsidRDefault="00991434" w:rsidP="00991434">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Subfield # 28: Barometric Pressure Setting (from Mode S BDS 4</w:t>
      </w:r>
      <w:proofErr w:type="gramStart"/>
      <w:r>
        <w:rPr>
          <w:rFonts w:ascii="Consolas" w:hAnsi="Consolas" w:cs="Consolas"/>
          <w:sz w:val="19"/>
          <w:szCs w:val="19"/>
        </w:rPr>
        <w:t>,0</w:t>
      </w:r>
      <w:proofErr w:type="gramEnd"/>
      <w:r>
        <w:rPr>
          <w:rFonts w:ascii="Consolas" w:hAnsi="Consolas" w:cs="Consolas"/>
          <w:sz w:val="19"/>
          <w:szCs w:val="19"/>
        </w:rPr>
        <w:t>)</w:t>
      </w:r>
    </w:p>
    <w:p w:rsidR="00091878" w:rsidRDefault="00091878" w:rsidP="00991434">
      <w:pPr>
        <w:autoSpaceDE w:val="0"/>
        <w:autoSpaceDN w:val="0"/>
        <w:adjustRightInd w:val="0"/>
        <w:spacing w:after="0" w:line="240" w:lineRule="auto"/>
        <w:ind w:left="1440"/>
        <w:rPr>
          <w:rFonts w:ascii="Consolas" w:hAnsi="Consolas" w:cs="Consolas"/>
          <w:sz w:val="19"/>
          <w:szCs w:val="19"/>
        </w:rPr>
      </w:pPr>
    </w:p>
    <w:p w:rsidR="00DE642B" w:rsidRDefault="00DE642B" w:rsidP="00C504D9"/>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105"/>
    </w:p>
    <w:p w:rsidR="00E65400" w:rsidRDefault="00E65400" w:rsidP="006C4ECD">
      <w:pPr>
        <w:spacing w:after="0"/>
      </w:pPr>
    </w:p>
    <w:p w:rsidR="00E65400" w:rsidRDefault="00E65400" w:rsidP="00F666E0"/>
    <w:p w:rsidR="006F67E6" w:rsidRDefault="006F67E6" w:rsidP="00F666E0"/>
    <w:sectPr w:rsidR="006F67E6" w:rsidSect="00747F35">
      <w:headerReference w:type="default" r:id="rId39"/>
      <w:footerReference w:type="default" r:id="rId40"/>
      <w:pgSz w:w="12240" w:h="15840"/>
      <w:pgMar w:top="1440" w:right="1440" w:bottom="1440" w:left="63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6C44" w:rsidRDefault="00506C44" w:rsidP="00AD54C9">
      <w:pPr>
        <w:spacing w:after="0" w:line="240" w:lineRule="auto"/>
      </w:pPr>
      <w:r>
        <w:separator/>
      </w:r>
    </w:p>
  </w:endnote>
  <w:endnote w:type="continuationSeparator" w:id="0">
    <w:p w:rsidR="00506C44" w:rsidRDefault="00506C44" w:rsidP="00AD54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mbo-ExtraBold">
    <w:panose1 w:val="00000000000000000000"/>
    <w:charset w:val="00"/>
    <w:family w:val="roman"/>
    <w:notTrueType/>
    <w:pitch w:val="default"/>
    <w:sig w:usb0="00000003" w:usb1="00000000" w:usb2="00000000" w:usb3="00000000" w:csb0="00000001" w:csb1="00000000"/>
  </w:font>
  <w:font w:name="Bodoni">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8964484"/>
      <w:docPartObj>
        <w:docPartGallery w:val="Page Numbers (Bottom of Page)"/>
        <w:docPartUnique/>
      </w:docPartObj>
    </w:sdtPr>
    <w:sdtContent>
      <w:sdt>
        <w:sdtPr>
          <w:id w:val="98381352"/>
          <w:docPartObj>
            <w:docPartGallery w:val="Page Numbers (Top of Page)"/>
            <w:docPartUnique/>
          </w:docPartObj>
        </w:sdtPr>
        <w:sdtContent>
          <w:p w:rsidR="00122CA9" w:rsidRDefault="00122CA9">
            <w:pPr>
              <w:pStyle w:val="Footer"/>
            </w:pPr>
            <w:r>
              <w:t xml:space="preserve">Page </w:t>
            </w:r>
            <w:r w:rsidR="00FF4A3F">
              <w:rPr>
                <w:b/>
                <w:sz w:val="24"/>
                <w:szCs w:val="24"/>
              </w:rPr>
              <w:fldChar w:fldCharType="begin"/>
            </w:r>
            <w:r>
              <w:rPr>
                <w:b/>
              </w:rPr>
              <w:instrText xml:space="preserve"> PAGE </w:instrText>
            </w:r>
            <w:r w:rsidR="00FF4A3F">
              <w:rPr>
                <w:b/>
                <w:sz w:val="24"/>
                <w:szCs w:val="24"/>
              </w:rPr>
              <w:fldChar w:fldCharType="separate"/>
            </w:r>
            <w:r w:rsidR="00A739B6">
              <w:rPr>
                <w:b/>
                <w:noProof/>
              </w:rPr>
              <w:t>21</w:t>
            </w:r>
            <w:r w:rsidR="00FF4A3F">
              <w:rPr>
                <w:b/>
                <w:sz w:val="24"/>
                <w:szCs w:val="24"/>
              </w:rPr>
              <w:fldChar w:fldCharType="end"/>
            </w:r>
            <w:r>
              <w:t xml:space="preserve"> of </w:t>
            </w:r>
            <w:r w:rsidR="00FF4A3F">
              <w:rPr>
                <w:b/>
                <w:sz w:val="24"/>
                <w:szCs w:val="24"/>
              </w:rPr>
              <w:fldChar w:fldCharType="begin"/>
            </w:r>
            <w:r>
              <w:rPr>
                <w:b/>
              </w:rPr>
              <w:instrText xml:space="preserve"> NUMPAGES  </w:instrText>
            </w:r>
            <w:r w:rsidR="00FF4A3F">
              <w:rPr>
                <w:b/>
                <w:sz w:val="24"/>
                <w:szCs w:val="24"/>
              </w:rPr>
              <w:fldChar w:fldCharType="separate"/>
            </w:r>
            <w:r w:rsidR="00A739B6">
              <w:rPr>
                <w:b/>
                <w:noProof/>
              </w:rPr>
              <w:t>31</w:t>
            </w:r>
            <w:r w:rsidR="00FF4A3F">
              <w:rPr>
                <w:b/>
                <w:sz w:val="24"/>
                <w:szCs w:val="24"/>
              </w:rPr>
              <w:fldChar w:fldCharType="end"/>
            </w:r>
          </w:p>
        </w:sdtContent>
      </w:sdt>
    </w:sdtContent>
  </w:sdt>
  <w:p w:rsidR="00122CA9" w:rsidRDefault="00122C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6C44" w:rsidRDefault="00506C44" w:rsidP="00AD54C9">
      <w:pPr>
        <w:spacing w:after="0" w:line="240" w:lineRule="auto"/>
      </w:pPr>
      <w:r>
        <w:separator/>
      </w:r>
    </w:p>
  </w:footnote>
  <w:footnote w:type="continuationSeparator" w:id="0">
    <w:p w:rsidR="00506C44" w:rsidRDefault="00506C44" w:rsidP="00AD54C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234"/>
      <w:gridCol w:w="1152"/>
    </w:tblGrid>
    <w:tr w:rsidR="00122CA9">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Content>
            <w:p w:rsidR="00122CA9" w:rsidRDefault="00122CA9">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Content>
            <w:p w:rsidR="00122CA9" w:rsidRDefault="00122CA9"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122CA9" w:rsidRDefault="00FF4A3F">
          <w:pPr>
            <w:pStyle w:val="Header"/>
            <w:rPr>
              <w:b/>
            </w:rPr>
          </w:pPr>
          <w:fldSimple w:instr=" PAGE   \* MERGEFORMAT ">
            <w:r w:rsidR="00A739B6">
              <w:rPr>
                <w:noProof/>
              </w:rPr>
              <w:t>21</w:t>
            </w:r>
          </w:fldSimple>
        </w:p>
      </w:tc>
    </w:tr>
  </w:tbl>
  <w:p w:rsidR="00122CA9" w:rsidRDefault="00122CA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9521B09"/>
    <w:multiLevelType w:val="hybridMultilevel"/>
    <w:tmpl w:val="7B8AC1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F59B5"/>
    <w:multiLevelType w:val="hybridMultilevel"/>
    <w:tmpl w:val="5C1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7C0F44"/>
    <w:multiLevelType w:val="hybridMultilevel"/>
    <w:tmpl w:val="8D4E9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F4440"/>
    <w:multiLevelType w:val="hybridMultilevel"/>
    <w:tmpl w:val="2554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2A0833"/>
    <w:multiLevelType w:val="hybridMultilevel"/>
    <w:tmpl w:val="7AFA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2242D4"/>
    <w:multiLevelType w:val="hybridMultilevel"/>
    <w:tmpl w:val="64AED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40154EA"/>
    <w:multiLevelType w:val="hybridMultilevel"/>
    <w:tmpl w:val="B40005D2"/>
    <w:lvl w:ilvl="0" w:tplc="FD72A5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5CE5C01"/>
    <w:multiLevelType w:val="hybridMultilevel"/>
    <w:tmpl w:val="9C42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93C93"/>
    <w:multiLevelType w:val="hybridMultilevel"/>
    <w:tmpl w:val="E36A0CE4"/>
    <w:lvl w:ilvl="0" w:tplc="DAA0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1A7EAB"/>
    <w:multiLevelType w:val="hybridMultilevel"/>
    <w:tmpl w:val="9900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6"/>
  </w:num>
  <w:num w:numId="3">
    <w:abstractNumId w:val="12"/>
  </w:num>
  <w:num w:numId="4">
    <w:abstractNumId w:val="28"/>
  </w:num>
  <w:num w:numId="5">
    <w:abstractNumId w:val="5"/>
  </w:num>
  <w:num w:numId="6">
    <w:abstractNumId w:val="21"/>
  </w:num>
  <w:num w:numId="7">
    <w:abstractNumId w:val="7"/>
  </w:num>
  <w:num w:numId="8">
    <w:abstractNumId w:val="30"/>
  </w:num>
  <w:num w:numId="9">
    <w:abstractNumId w:val="6"/>
  </w:num>
  <w:num w:numId="10">
    <w:abstractNumId w:val="14"/>
  </w:num>
  <w:num w:numId="11">
    <w:abstractNumId w:val="1"/>
  </w:num>
  <w:num w:numId="12">
    <w:abstractNumId w:val="2"/>
  </w:num>
  <w:num w:numId="13">
    <w:abstractNumId w:val="15"/>
  </w:num>
  <w:num w:numId="14">
    <w:abstractNumId w:val="8"/>
  </w:num>
  <w:num w:numId="15">
    <w:abstractNumId w:val="31"/>
  </w:num>
  <w:num w:numId="16">
    <w:abstractNumId w:val="25"/>
  </w:num>
  <w:num w:numId="17">
    <w:abstractNumId w:val="9"/>
  </w:num>
  <w:num w:numId="18">
    <w:abstractNumId w:val="16"/>
  </w:num>
  <w:num w:numId="19">
    <w:abstractNumId w:val="0"/>
  </w:num>
  <w:num w:numId="20">
    <w:abstractNumId w:val="3"/>
  </w:num>
  <w:num w:numId="21">
    <w:abstractNumId w:val="20"/>
  </w:num>
  <w:num w:numId="22">
    <w:abstractNumId w:val="17"/>
  </w:num>
  <w:num w:numId="23">
    <w:abstractNumId w:val="22"/>
  </w:num>
  <w:num w:numId="24">
    <w:abstractNumId w:val="27"/>
  </w:num>
  <w:num w:numId="25">
    <w:abstractNumId w:val="23"/>
  </w:num>
  <w:num w:numId="26">
    <w:abstractNumId w:val="4"/>
  </w:num>
  <w:num w:numId="27">
    <w:abstractNumId w:val="24"/>
  </w:num>
  <w:num w:numId="28">
    <w:abstractNumId w:val="11"/>
  </w:num>
  <w:num w:numId="29">
    <w:abstractNumId w:val="18"/>
  </w:num>
  <w:num w:numId="30">
    <w:abstractNumId w:val="13"/>
  </w:num>
  <w:num w:numId="31">
    <w:abstractNumId w:val="19"/>
  </w:num>
  <w:num w:numId="32">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6F67E6"/>
    <w:rsid w:val="00000ECE"/>
    <w:rsid w:val="000062ED"/>
    <w:rsid w:val="00006B2F"/>
    <w:rsid w:val="00007AF3"/>
    <w:rsid w:val="00012792"/>
    <w:rsid w:val="00013820"/>
    <w:rsid w:val="000163C9"/>
    <w:rsid w:val="000178C9"/>
    <w:rsid w:val="00022C3E"/>
    <w:rsid w:val="000331D7"/>
    <w:rsid w:val="00035790"/>
    <w:rsid w:val="00035B9D"/>
    <w:rsid w:val="000413E4"/>
    <w:rsid w:val="0004154F"/>
    <w:rsid w:val="00062566"/>
    <w:rsid w:val="000654AB"/>
    <w:rsid w:val="00065BC6"/>
    <w:rsid w:val="00066206"/>
    <w:rsid w:val="000714B9"/>
    <w:rsid w:val="000720D1"/>
    <w:rsid w:val="00075549"/>
    <w:rsid w:val="0007613D"/>
    <w:rsid w:val="000773EF"/>
    <w:rsid w:val="0007781C"/>
    <w:rsid w:val="00082C37"/>
    <w:rsid w:val="00085CAC"/>
    <w:rsid w:val="00086A08"/>
    <w:rsid w:val="00091878"/>
    <w:rsid w:val="00092B47"/>
    <w:rsid w:val="00092E05"/>
    <w:rsid w:val="000949D6"/>
    <w:rsid w:val="0009523B"/>
    <w:rsid w:val="0009718D"/>
    <w:rsid w:val="000A5FA4"/>
    <w:rsid w:val="000A639F"/>
    <w:rsid w:val="000A7058"/>
    <w:rsid w:val="000B2285"/>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5B75"/>
    <w:rsid w:val="00112332"/>
    <w:rsid w:val="00112CBB"/>
    <w:rsid w:val="0011323B"/>
    <w:rsid w:val="001148C0"/>
    <w:rsid w:val="0011700C"/>
    <w:rsid w:val="0012005C"/>
    <w:rsid w:val="0012185D"/>
    <w:rsid w:val="00122CA9"/>
    <w:rsid w:val="00124D6F"/>
    <w:rsid w:val="001259AF"/>
    <w:rsid w:val="00126376"/>
    <w:rsid w:val="00143977"/>
    <w:rsid w:val="001456A8"/>
    <w:rsid w:val="0014581D"/>
    <w:rsid w:val="00147892"/>
    <w:rsid w:val="00154B86"/>
    <w:rsid w:val="001561CB"/>
    <w:rsid w:val="00162949"/>
    <w:rsid w:val="00163835"/>
    <w:rsid w:val="00163F57"/>
    <w:rsid w:val="001708AD"/>
    <w:rsid w:val="00172245"/>
    <w:rsid w:val="001A1D5D"/>
    <w:rsid w:val="001C20A9"/>
    <w:rsid w:val="001D1DAD"/>
    <w:rsid w:val="001D26FB"/>
    <w:rsid w:val="001D5D74"/>
    <w:rsid w:val="001E2860"/>
    <w:rsid w:val="001E4201"/>
    <w:rsid w:val="001E66A1"/>
    <w:rsid w:val="001E7B44"/>
    <w:rsid w:val="001E7E98"/>
    <w:rsid w:val="001F4871"/>
    <w:rsid w:val="001F4AEA"/>
    <w:rsid w:val="001F737E"/>
    <w:rsid w:val="0020463B"/>
    <w:rsid w:val="002047E6"/>
    <w:rsid w:val="002143D0"/>
    <w:rsid w:val="002150C9"/>
    <w:rsid w:val="00217373"/>
    <w:rsid w:val="00217A2E"/>
    <w:rsid w:val="00220336"/>
    <w:rsid w:val="002208FC"/>
    <w:rsid w:val="00222B85"/>
    <w:rsid w:val="00226232"/>
    <w:rsid w:val="002358B5"/>
    <w:rsid w:val="002449BF"/>
    <w:rsid w:val="00244FB6"/>
    <w:rsid w:val="0024660A"/>
    <w:rsid w:val="00252C61"/>
    <w:rsid w:val="00254D37"/>
    <w:rsid w:val="00262BC1"/>
    <w:rsid w:val="00267487"/>
    <w:rsid w:val="002715E1"/>
    <w:rsid w:val="00272081"/>
    <w:rsid w:val="00277C18"/>
    <w:rsid w:val="00277F36"/>
    <w:rsid w:val="00280EC5"/>
    <w:rsid w:val="00283843"/>
    <w:rsid w:val="002849F4"/>
    <w:rsid w:val="00284AD4"/>
    <w:rsid w:val="00285220"/>
    <w:rsid w:val="002866FB"/>
    <w:rsid w:val="00295181"/>
    <w:rsid w:val="00295345"/>
    <w:rsid w:val="002A2D40"/>
    <w:rsid w:val="002A2DD7"/>
    <w:rsid w:val="002A3650"/>
    <w:rsid w:val="002A5127"/>
    <w:rsid w:val="002A7FF4"/>
    <w:rsid w:val="002B20CB"/>
    <w:rsid w:val="002B5B66"/>
    <w:rsid w:val="002B6E13"/>
    <w:rsid w:val="002C3505"/>
    <w:rsid w:val="002C3D9E"/>
    <w:rsid w:val="002C50E4"/>
    <w:rsid w:val="002C605F"/>
    <w:rsid w:val="002C6282"/>
    <w:rsid w:val="002D288D"/>
    <w:rsid w:val="002E6613"/>
    <w:rsid w:val="002F1046"/>
    <w:rsid w:val="002F610E"/>
    <w:rsid w:val="003013F2"/>
    <w:rsid w:val="0031145E"/>
    <w:rsid w:val="003166AF"/>
    <w:rsid w:val="003171A9"/>
    <w:rsid w:val="003174DD"/>
    <w:rsid w:val="00321713"/>
    <w:rsid w:val="00321C60"/>
    <w:rsid w:val="00327926"/>
    <w:rsid w:val="00330D48"/>
    <w:rsid w:val="00331647"/>
    <w:rsid w:val="00331C91"/>
    <w:rsid w:val="003405F4"/>
    <w:rsid w:val="003464A4"/>
    <w:rsid w:val="00352653"/>
    <w:rsid w:val="0035323E"/>
    <w:rsid w:val="00354DC4"/>
    <w:rsid w:val="0035674D"/>
    <w:rsid w:val="00366071"/>
    <w:rsid w:val="003810A4"/>
    <w:rsid w:val="003816C3"/>
    <w:rsid w:val="00386980"/>
    <w:rsid w:val="00397362"/>
    <w:rsid w:val="003A4B21"/>
    <w:rsid w:val="003B422A"/>
    <w:rsid w:val="003B43A5"/>
    <w:rsid w:val="003C7708"/>
    <w:rsid w:val="003C7A43"/>
    <w:rsid w:val="003D1D9F"/>
    <w:rsid w:val="003D5FBD"/>
    <w:rsid w:val="003D6E9D"/>
    <w:rsid w:val="003E61AE"/>
    <w:rsid w:val="003F0BE4"/>
    <w:rsid w:val="003F3A4C"/>
    <w:rsid w:val="003F5541"/>
    <w:rsid w:val="00407B33"/>
    <w:rsid w:val="00415086"/>
    <w:rsid w:val="00415B74"/>
    <w:rsid w:val="0042275C"/>
    <w:rsid w:val="00427DCA"/>
    <w:rsid w:val="004319B9"/>
    <w:rsid w:val="004378A1"/>
    <w:rsid w:val="00450A06"/>
    <w:rsid w:val="00452CBD"/>
    <w:rsid w:val="00454CCB"/>
    <w:rsid w:val="00462FA9"/>
    <w:rsid w:val="00462FE4"/>
    <w:rsid w:val="00463480"/>
    <w:rsid w:val="0046488B"/>
    <w:rsid w:val="004701D7"/>
    <w:rsid w:val="0047088C"/>
    <w:rsid w:val="004724C0"/>
    <w:rsid w:val="0047542C"/>
    <w:rsid w:val="00475FA7"/>
    <w:rsid w:val="0048073E"/>
    <w:rsid w:val="0048690F"/>
    <w:rsid w:val="004869BE"/>
    <w:rsid w:val="00487619"/>
    <w:rsid w:val="00487D3D"/>
    <w:rsid w:val="004900FC"/>
    <w:rsid w:val="004952A6"/>
    <w:rsid w:val="00496C90"/>
    <w:rsid w:val="004A1FE6"/>
    <w:rsid w:val="004A4D25"/>
    <w:rsid w:val="004A5145"/>
    <w:rsid w:val="004A5271"/>
    <w:rsid w:val="004B0F55"/>
    <w:rsid w:val="004B491D"/>
    <w:rsid w:val="004C2E4B"/>
    <w:rsid w:val="004D26D0"/>
    <w:rsid w:val="004D34EA"/>
    <w:rsid w:val="004F2B1A"/>
    <w:rsid w:val="00506C44"/>
    <w:rsid w:val="00516901"/>
    <w:rsid w:val="0053192C"/>
    <w:rsid w:val="00532335"/>
    <w:rsid w:val="0053523C"/>
    <w:rsid w:val="00536951"/>
    <w:rsid w:val="00541638"/>
    <w:rsid w:val="005451FD"/>
    <w:rsid w:val="00546CCA"/>
    <w:rsid w:val="005556D9"/>
    <w:rsid w:val="00561D13"/>
    <w:rsid w:val="00561E0B"/>
    <w:rsid w:val="0056394C"/>
    <w:rsid w:val="005655A2"/>
    <w:rsid w:val="00566D76"/>
    <w:rsid w:val="00567AE7"/>
    <w:rsid w:val="005705D5"/>
    <w:rsid w:val="0057127D"/>
    <w:rsid w:val="005725F1"/>
    <w:rsid w:val="005748D0"/>
    <w:rsid w:val="00574E60"/>
    <w:rsid w:val="00577E5B"/>
    <w:rsid w:val="0058033F"/>
    <w:rsid w:val="005811AF"/>
    <w:rsid w:val="00592CF7"/>
    <w:rsid w:val="00593A52"/>
    <w:rsid w:val="005943A5"/>
    <w:rsid w:val="005B1D7D"/>
    <w:rsid w:val="005B2904"/>
    <w:rsid w:val="005B5330"/>
    <w:rsid w:val="005C2B3C"/>
    <w:rsid w:val="005C2B65"/>
    <w:rsid w:val="005C38D8"/>
    <w:rsid w:val="005C530D"/>
    <w:rsid w:val="005D0A15"/>
    <w:rsid w:val="005E1D1A"/>
    <w:rsid w:val="005E1EA2"/>
    <w:rsid w:val="005E21A4"/>
    <w:rsid w:val="005E338A"/>
    <w:rsid w:val="005E4F22"/>
    <w:rsid w:val="005F2D9A"/>
    <w:rsid w:val="005F48DF"/>
    <w:rsid w:val="005F7E3C"/>
    <w:rsid w:val="0060052E"/>
    <w:rsid w:val="006077DA"/>
    <w:rsid w:val="006118E6"/>
    <w:rsid w:val="00621039"/>
    <w:rsid w:val="0062426D"/>
    <w:rsid w:val="00625AB1"/>
    <w:rsid w:val="0062615E"/>
    <w:rsid w:val="00635F62"/>
    <w:rsid w:val="00636A2E"/>
    <w:rsid w:val="00636FB8"/>
    <w:rsid w:val="00640A26"/>
    <w:rsid w:val="00663E32"/>
    <w:rsid w:val="006654E9"/>
    <w:rsid w:val="0067442C"/>
    <w:rsid w:val="0067758C"/>
    <w:rsid w:val="006777DF"/>
    <w:rsid w:val="00683B42"/>
    <w:rsid w:val="00684495"/>
    <w:rsid w:val="00684B67"/>
    <w:rsid w:val="006852A7"/>
    <w:rsid w:val="006861BC"/>
    <w:rsid w:val="006863AB"/>
    <w:rsid w:val="00687980"/>
    <w:rsid w:val="0069150B"/>
    <w:rsid w:val="0069176F"/>
    <w:rsid w:val="00695A7B"/>
    <w:rsid w:val="0069791D"/>
    <w:rsid w:val="006A4B8E"/>
    <w:rsid w:val="006B2106"/>
    <w:rsid w:val="006B7076"/>
    <w:rsid w:val="006B7494"/>
    <w:rsid w:val="006C3F51"/>
    <w:rsid w:val="006C4349"/>
    <w:rsid w:val="006C4ECD"/>
    <w:rsid w:val="006C6A8D"/>
    <w:rsid w:val="006C7BB0"/>
    <w:rsid w:val="006D516C"/>
    <w:rsid w:val="006E3277"/>
    <w:rsid w:val="006E443A"/>
    <w:rsid w:val="006E62B5"/>
    <w:rsid w:val="006F271E"/>
    <w:rsid w:val="006F5E2A"/>
    <w:rsid w:val="006F67E6"/>
    <w:rsid w:val="00701ECC"/>
    <w:rsid w:val="007023F0"/>
    <w:rsid w:val="007038D9"/>
    <w:rsid w:val="00710F2B"/>
    <w:rsid w:val="00711DB0"/>
    <w:rsid w:val="007141FD"/>
    <w:rsid w:val="00717D5E"/>
    <w:rsid w:val="00722267"/>
    <w:rsid w:val="00726791"/>
    <w:rsid w:val="007328E0"/>
    <w:rsid w:val="00737E98"/>
    <w:rsid w:val="00744C59"/>
    <w:rsid w:val="00747099"/>
    <w:rsid w:val="00747F35"/>
    <w:rsid w:val="007516E5"/>
    <w:rsid w:val="00760220"/>
    <w:rsid w:val="00761B82"/>
    <w:rsid w:val="0076233C"/>
    <w:rsid w:val="007626A6"/>
    <w:rsid w:val="00770A9A"/>
    <w:rsid w:val="00770D73"/>
    <w:rsid w:val="00776422"/>
    <w:rsid w:val="00776AC2"/>
    <w:rsid w:val="0078009E"/>
    <w:rsid w:val="00784D84"/>
    <w:rsid w:val="00795FA0"/>
    <w:rsid w:val="00796B12"/>
    <w:rsid w:val="007A2595"/>
    <w:rsid w:val="007A332B"/>
    <w:rsid w:val="007A3603"/>
    <w:rsid w:val="007A519C"/>
    <w:rsid w:val="007A68E6"/>
    <w:rsid w:val="007B053F"/>
    <w:rsid w:val="007C1704"/>
    <w:rsid w:val="007C3E4E"/>
    <w:rsid w:val="007C47E0"/>
    <w:rsid w:val="007C4953"/>
    <w:rsid w:val="007C7D07"/>
    <w:rsid w:val="007D2B26"/>
    <w:rsid w:val="007D302E"/>
    <w:rsid w:val="007E38CD"/>
    <w:rsid w:val="007F1D24"/>
    <w:rsid w:val="007F3689"/>
    <w:rsid w:val="007F460F"/>
    <w:rsid w:val="0081008A"/>
    <w:rsid w:val="00810529"/>
    <w:rsid w:val="00813BBB"/>
    <w:rsid w:val="008250F8"/>
    <w:rsid w:val="00832012"/>
    <w:rsid w:val="00832B79"/>
    <w:rsid w:val="00837100"/>
    <w:rsid w:val="00845784"/>
    <w:rsid w:val="00847C2F"/>
    <w:rsid w:val="008527AA"/>
    <w:rsid w:val="00863199"/>
    <w:rsid w:val="0086476F"/>
    <w:rsid w:val="00865796"/>
    <w:rsid w:val="008705B1"/>
    <w:rsid w:val="00870C75"/>
    <w:rsid w:val="00884B39"/>
    <w:rsid w:val="00887606"/>
    <w:rsid w:val="0089392F"/>
    <w:rsid w:val="008939F1"/>
    <w:rsid w:val="00895F93"/>
    <w:rsid w:val="008977DD"/>
    <w:rsid w:val="008A4CBE"/>
    <w:rsid w:val="008B46C5"/>
    <w:rsid w:val="008B6C58"/>
    <w:rsid w:val="008B7799"/>
    <w:rsid w:val="008C2CCA"/>
    <w:rsid w:val="008D17C2"/>
    <w:rsid w:val="008D2D80"/>
    <w:rsid w:val="008D366F"/>
    <w:rsid w:val="008D462F"/>
    <w:rsid w:val="008D699B"/>
    <w:rsid w:val="008E11EC"/>
    <w:rsid w:val="008E57DA"/>
    <w:rsid w:val="008E5C7B"/>
    <w:rsid w:val="008F16CE"/>
    <w:rsid w:val="008F2BCD"/>
    <w:rsid w:val="008F3A0A"/>
    <w:rsid w:val="008F3C56"/>
    <w:rsid w:val="008F42D4"/>
    <w:rsid w:val="00904187"/>
    <w:rsid w:val="009070D5"/>
    <w:rsid w:val="00912F9E"/>
    <w:rsid w:val="0091325D"/>
    <w:rsid w:val="00913D1C"/>
    <w:rsid w:val="009152A2"/>
    <w:rsid w:val="00916029"/>
    <w:rsid w:val="00924616"/>
    <w:rsid w:val="00926190"/>
    <w:rsid w:val="009261C7"/>
    <w:rsid w:val="009262F4"/>
    <w:rsid w:val="0093227D"/>
    <w:rsid w:val="00941028"/>
    <w:rsid w:val="00943F2F"/>
    <w:rsid w:val="009444F7"/>
    <w:rsid w:val="00946BE0"/>
    <w:rsid w:val="0095177C"/>
    <w:rsid w:val="00963126"/>
    <w:rsid w:val="00963477"/>
    <w:rsid w:val="0097023F"/>
    <w:rsid w:val="009737C5"/>
    <w:rsid w:val="009776A7"/>
    <w:rsid w:val="00981A4E"/>
    <w:rsid w:val="009836CA"/>
    <w:rsid w:val="00983DC8"/>
    <w:rsid w:val="00984ED5"/>
    <w:rsid w:val="00991434"/>
    <w:rsid w:val="0099247A"/>
    <w:rsid w:val="009930B6"/>
    <w:rsid w:val="009965D9"/>
    <w:rsid w:val="009A0021"/>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D7024"/>
    <w:rsid w:val="009E064A"/>
    <w:rsid w:val="009E6956"/>
    <w:rsid w:val="009F0244"/>
    <w:rsid w:val="009F0714"/>
    <w:rsid w:val="009F3C8B"/>
    <w:rsid w:val="009F41E6"/>
    <w:rsid w:val="009F4758"/>
    <w:rsid w:val="009F7AA9"/>
    <w:rsid w:val="00A00655"/>
    <w:rsid w:val="00A03791"/>
    <w:rsid w:val="00A05FA2"/>
    <w:rsid w:val="00A0632C"/>
    <w:rsid w:val="00A07EA9"/>
    <w:rsid w:val="00A124D4"/>
    <w:rsid w:val="00A1254E"/>
    <w:rsid w:val="00A1433D"/>
    <w:rsid w:val="00A22BBE"/>
    <w:rsid w:val="00A24A79"/>
    <w:rsid w:val="00A36D5D"/>
    <w:rsid w:val="00A40351"/>
    <w:rsid w:val="00A41E84"/>
    <w:rsid w:val="00A53ABC"/>
    <w:rsid w:val="00A55012"/>
    <w:rsid w:val="00A56E68"/>
    <w:rsid w:val="00A572B9"/>
    <w:rsid w:val="00A60434"/>
    <w:rsid w:val="00A6064C"/>
    <w:rsid w:val="00A609DC"/>
    <w:rsid w:val="00A63A19"/>
    <w:rsid w:val="00A65FFB"/>
    <w:rsid w:val="00A739B6"/>
    <w:rsid w:val="00A77D91"/>
    <w:rsid w:val="00A8513F"/>
    <w:rsid w:val="00A860F8"/>
    <w:rsid w:val="00A903EB"/>
    <w:rsid w:val="00A93913"/>
    <w:rsid w:val="00A949E5"/>
    <w:rsid w:val="00AA2AA6"/>
    <w:rsid w:val="00AA46E6"/>
    <w:rsid w:val="00AA562D"/>
    <w:rsid w:val="00AB0697"/>
    <w:rsid w:val="00AB47B8"/>
    <w:rsid w:val="00AB4AA5"/>
    <w:rsid w:val="00AB6E88"/>
    <w:rsid w:val="00AC0E18"/>
    <w:rsid w:val="00AC1F32"/>
    <w:rsid w:val="00AC3693"/>
    <w:rsid w:val="00AC3761"/>
    <w:rsid w:val="00AC47BC"/>
    <w:rsid w:val="00AC5A7F"/>
    <w:rsid w:val="00AC6033"/>
    <w:rsid w:val="00AD054F"/>
    <w:rsid w:val="00AD54C9"/>
    <w:rsid w:val="00AE5506"/>
    <w:rsid w:val="00AE6438"/>
    <w:rsid w:val="00AF0C78"/>
    <w:rsid w:val="00AF456A"/>
    <w:rsid w:val="00AF5656"/>
    <w:rsid w:val="00AF6615"/>
    <w:rsid w:val="00B0166D"/>
    <w:rsid w:val="00B0629D"/>
    <w:rsid w:val="00B14293"/>
    <w:rsid w:val="00B15ABD"/>
    <w:rsid w:val="00B24805"/>
    <w:rsid w:val="00B25D16"/>
    <w:rsid w:val="00B33975"/>
    <w:rsid w:val="00B34F23"/>
    <w:rsid w:val="00B536AB"/>
    <w:rsid w:val="00B55A99"/>
    <w:rsid w:val="00B603CE"/>
    <w:rsid w:val="00B65819"/>
    <w:rsid w:val="00B73783"/>
    <w:rsid w:val="00B756C0"/>
    <w:rsid w:val="00B83DE6"/>
    <w:rsid w:val="00BA1A5D"/>
    <w:rsid w:val="00BA41CF"/>
    <w:rsid w:val="00BA7526"/>
    <w:rsid w:val="00BB5A4F"/>
    <w:rsid w:val="00BB77F5"/>
    <w:rsid w:val="00BC297A"/>
    <w:rsid w:val="00BC3120"/>
    <w:rsid w:val="00BC7B22"/>
    <w:rsid w:val="00BD3415"/>
    <w:rsid w:val="00BD40CA"/>
    <w:rsid w:val="00BD5D20"/>
    <w:rsid w:val="00BD5EF0"/>
    <w:rsid w:val="00BE34BE"/>
    <w:rsid w:val="00BE4C20"/>
    <w:rsid w:val="00BF6C80"/>
    <w:rsid w:val="00C0318E"/>
    <w:rsid w:val="00C03DE3"/>
    <w:rsid w:val="00C06342"/>
    <w:rsid w:val="00C07C9C"/>
    <w:rsid w:val="00C1784C"/>
    <w:rsid w:val="00C23B8F"/>
    <w:rsid w:val="00C3207F"/>
    <w:rsid w:val="00C35CDC"/>
    <w:rsid w:val="00C504D9"/>
    <w:rsid w:val="00C51147"/>
    <w:rsid w:val="00C53EED"/>
    <w:rsid w:val="00C567C6"/>
    <w:rsid w:val="00C57ED4"/>
    <w:rsid w:val="00C615DE"/>
    <w:rsid w:val="00C63F5A"/>
    <w:rsid w:val="00C64E9D"/>
    <w:rsid w:val="00C73A5F"/>
    <w:rsid w:val="00C75447"/>
    <w:rsid w:val="00C772BA"/>
    <w:rsid w:val="00C808AA"/>
    <w:rsid w:val="00C8251A"/>
    <w:rsid w:val="00C92E66"/>
    <w:rsid w:val="00C9493F"/>
    <w:rsid w:val="00C9552F"/>
    <w:rsid w:val="00C97478"/>
    <w:rsid w:val="00CB65B7"/>
    <w:rsid w:val="00CC5418"/>
    <w:rsid w:val="00CC7AA2"/>
    <w:rsid w:val="00CE57AD"/>
    <w:rsid w:val="00CE7195"/>
    <w:rsid w:val="00CF40D7"/>
    <w:rsid w:val="00D021E6"/>
    <w:rsid w:val="00D113C5"/>
    <w:rsid w:val="00D12DA3"/>
    <w:rsid w:val="00D13995"/>
    <w:rsid w:val="00D13F3C"/>
    <w:rsid w:val="00D1504F"/>
    <w:rsid w:val="00D15CA0"/>
    <w:rsid w:val="00D17849"/>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6AD4"/>
    <w:rsid w:val="00D8107D"/>
    <w:rsid w:val="00D82CE8"/>
    <w:rsid w:val="00D83401"/>
    <w:rsid w:val="00D8482D"/>
    <w:rsid w:val="00D862A4"/>
    <w:rsid w:val="00D86A0F"/>
    <w:rsid w:val="00D86F10"/>
    <w:rsid w:val="00D905FF"/>
    <w:rsid w:val="00D912B7"/>
    <w:rsid w:val="00D962DB"/>
    <w:rsid w:val="00DA62EB"/>
    <w:rsid w:val="00DC3C58"/>
    <w:rsid w:val="00DC4F38"/>
    <w:rsid w:val="00DC508D"/>
    <w:rsid w:val="00DD714A"/>
    <w:rsid w:val="00DE37D5"/>
    <w:rsid w:val="00DE642B"/>
    <w:rsid w:val="00DE7A16"/>
    <w:rsid w:val="00DF02AD"/>
    <w:rsid w:val="00DF04EA"/>
    <w:rsid w:val="00DF103B"/>
    <w:rsid w:val="00DF4CD8"/>
    <w:rsid w:val="00E02922"/>
    <w:rsid w:val="00E052D5"/>
    <w:rsid w:val="00E05BE6"/>
    <w:rsid w:val="00E13C82"/>
    <w:rsid w:val="00E13CEE"/>
    <w:rsid w:val="00E201E4"/>
    <w:rsid w:val="00E27AD7"/>
    <w:rsid w:val="00E27F66"/>
    <w:rsid w:val="00E3054E"/>
    <w:rsid w:val="00E34CD6"/>
    <w:rsid w:val="00E42F27"/>
    <w:rsid w:val="00E46540"/>
    <w:rsid w:val="00E55088"/>
    <w:rsid w:val="00E64553"/>
    <w:rsid w:val="00E65400"/>
    <w:rsid w:val="00E65F68"/>
    <w:rsid w:val="00E664C2"/>
    <w:rsid w:val="00E71238"/>
    <w:rsid w:val="00E71396"/>
    <w:rsid w:val="00E73AD8"/>
    <w:rsid w:val="00E754D9"/>
    <w:rsid w:val="00E7778D"/>
    <w:rsid w:val="00E82D45"/>
    <w:rsid w:val="00E839AC"/>
    <w:rsid w:val="00E83B31"/>
    <w:rsid w:val="00E90A35"/>
    <w:rsid w:val="00E91480"/>
    <w:rsid w:val="00E92989"/>
    <w:rsid w:val="00E9356D"/>
    <w:rsid w:val="00EA3DFA"/>
    <w:rsid w:val="00EA4871"/>
    <w:rsid w:val="00EA5B60"/>
    <w:rsid w:val="00EA7126"/>
    <w:rsid w:val="00EA7211"/>
    <w:rsid w:val="00EB0A55"/>
    <w:rsid w:val="00EB281B"/>
    <w:rsid w:val="00EB4DE1"/>
    <w:rsid w:val="00ED4AF3"/>
    <w:rsid w:val="00EE139E"/>
    <w:rsid w:val="00EE2383"/>
    <w:rsid w:val="00EE531A"/>
    <w:rsid w:val="00EE7644"/>
    <w:rsid w:val="00EF373D"/>
    <w:rsid w:val="00EF3B1C"/>
    <w:rsid w:val="00EF5DA7"/>
    <w:rsid w:val="00EF6019"/>
    <w:rsid w:val="00EF6254"/>
    <w:rsid w:val="00EF7CD5"/>
    <w:rsid w:val="00F05DA5"/>
    <w:rsid w:val="00F16DEA"/>
    <w:rsid w:val="00F225C9"/>
    <w:rsid w:val="00F22639"/>
    <w:rsid w:val="00F24FDB"/>
    <w:rsid w:val="00F30FDA"/>
    <w:rsid w:val="00F318C5"/>
    <w:rsid w:val="00F367C6"/>
    <w:rsid w:val="00F475BE"/>
    <w:rsid w:val="00F55588"/>
    <w:rsid w:val="00F5594E"/>
    <w:rsid w:val="00F6014A"/>
    <w:rsid w:val="00F60E0B"/>
    <w:rsid w:val="00F666E0"/>
    <w:rsid w:val="00F711FC"/>
    <w:rsid w:val="00F767D7"/>
    <w:rsid w:val="00F76B9C"/>
    <w:rsid w:val="00F7717E"/>
    <w:rsid w:val="00F8430C"/>
    <w:rsid w:val="00F84354"/>
    <w:rsid w:val="00F855F5"/>
    <w:rsid w:val="00F87361"/>
    <w:rsid w:val="00F87648"/>
    <w:rsid w:val="00F920F8"/>
    <w:rsid w:val="00F92869"/>
    <w:rsid w:val="00F92BE8"/>
    <w:rsid w:val="00F93B0A"/>
    <w:rsid w:val="00F957B0"/>
    <w:rsid w:val="00FA202D"/>
    <w:rsid w:val="00FA608F"/>
    <w:rsid w:val="00FA7860"/>
    <w:rsid w:val="00FC00CB"/>
    <w:rsid w:val="00FC01D0"/>
    <w:rsid w:val="00FC4346"/>
    <w:rsid w:val="00FC4837"/>
    <w:rsid w:val="00FD485B"/>
    <w:rsid w:val="00FE3C3C"/>
    <w:rsid w:val="00FE6E46"/>
    <w:rsid w:val="00FF132E"/>
    <w:rsid w:val="00FF135E"/>
    <w:rsid w:val="00FF1A36"/>
    <w:rsid w:val="00FF41D9"/>
    <w:rsid w:val="00FF4A3F"/>
    <w:rsid w:val="00FF77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10F2B"/>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kapetanovic@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ourceforge.net/projects/asterix/?source=directory"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dm.org/country"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jpeg"/><Relationship Id="rId10" Type="http://schemas.openxmlformats.org/officeDocument/2006/relationships/hyperlink" Target="http://msdn.microsoft.com/en-us/vstudio/bb735936.aspx"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e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AD93E1-0933-45B4-86EA-25036A61B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31</Pages>
  <Words>4416</Words>
  <Characters>25174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29531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bhdca</cp:lastModifiedBy>
  <cp:revision>167</cp:revision>
  <cp:lastPrinted>2012-11-26T19:49:00Z</cp:lastPrinted>
  <dcterms:created xsi:type="dcterms:W3CDTF">2012-11-09T08:52:00Z</dcterms:created>
  <dcterms:modified xsi:type="dcterms:W3CDTF">2012-12-12T13:34:00Z</dcterms:modified>
</cp:coreProperties>
</file>